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Bloom — Site Copy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Every piece of display copy on the site, organized by page and section. The poll-statement corpus (92 statements) and the session quotes are data, not copy, and are left out. Copy that the app assembles from a template is shown in template form, with {placeholders}.</w:t>
      </w:r>
    </w:p>
    <w:p w:rsidR="00000000" w:rsidDel="00000000" w:rsidP="00000000" w:rsidRDefault="00000000" w:rsidRPr="00000000" w14:paraId="00000003">
      <w:pPr>
        <w:pStyle w:val="Heading1"/>
        <w:rPr>
          <w:rFonts w:ascii="Hanken Grotesk" w:cs="Hanken Grotesk" w:eastAsia="Hanken Grotesk" w:hAnsi="Hanken Grotesk"/>
        </w:rPr>
      </w:pPr>
      <w:r w:rsidDel="00000000" w:rsidR="00000000" w:rsidRPr="00000000">
        <w:rPr>
          <w:rFonts w:ascii="Hanken Grotesk" w:cs="Hanken Grotesk" w:eastAsia="Hanken Grotesk" w:hAnsi="Hanken Grotesk"/>
          <w:color w:val="17348c"/>
          <w:rtl w:val="0"/>
        </w:rPr>
        <w:t xml:space="preserve">Global / App Chrome</w:t>
      </w:r>
      <w:r w:rsidDel="00000000" w:rsidR="00000000" w:rsidRPr="00000000">
        <w:rPr>
          <w:rtl w:val="0"/>
        </w:rPr>
      </w:r>
    </w:p>
    <w:p w:rsidR="00000000" w:rsidDel="00000000" w:rsidP="00000000" w:rsidRDefault="00000000" w:rsidRPr="00000000" w14:paraId="00000004">
      <w:pPr>
        <w:pStyle w:val="Heading2"/>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Browser title</w:t>
      </w:r>
    </w:p>
    <w:p w:rsidR="00000000" w:rsidDel="00000000" w:rsidP="00000000" w:rsidRDefault="00000000" w:rsidRPr="00000000" w14:paraId="00000005">
      <w:pPr>
        <w:shd w:fill="f2f2f2" w:val="clear"/>
        <w:rPr>
          <w:rFonts w:ascii="Hanken Grotesk" w:cs="Hanken Grotesk" w:eastAsia="Hanken Grotesk" w:hAnsi="Hanken Grotesk"/>
        </w:rPr>
      </w:pPr>
      <w:commentRangeStart w:id="0"/>
      <w:r w:rsidDel="00000000" w:rsidR="00000000" w:rsidRPr="00000000">
        <w:rPr>
          <w:rFonts w:ascii="Hanken Grotesk" w:cs="Hanken Grotesk" w:eastAsia="Hanken Grotesk" w:hAnsi="Hanken Grotesk"/>
          <w:sz w:val="19"/>
          <w:szCs w:val="19"/>
          <w:rtl w:val="0"/>
        </w:rPr>
        <w:t xml:space="preserve">Bloom </w:t>
      </w:r>
      <w:commentRangeEnd w:id="0"/>
      <w:r w:rsidDel="00000000" w:rsidR="00000000" w:rsidRPr="00000000">
        <w:commentReference w:id="0"/>
      </w:r>
      <w:r w:rsidDel="00000000" w:rsidR="00000000" w:rsidRPr="00000000">
        <w:rPr>
          <w:rFonts w:ascii="Hanken Grotesk" w:cs="Hanken Grotesk" w:eastAsia="Hanken Grotesk" w:hAnsi="Hanken Grotesk"/>
          <w:sz w:val="19"/>
          <w:szCs w:val="19"/>
          <w:rtl w:val="0"/>
        </w:rPr>
        <w:t xml:space="preserve">— A Conversation on AI in Central Oregon</w:t>
      </w:r>
      <w:r w:rsidDel="00000000" w:rsidR="00000000" w:rsidRPr="00000000">
        <w:rPr>
          <w:rtl w:val="0"/>
        </w:rPr>
      </w:r>
    </w:p>
    <w:p w:rsidR="00000000" w:rsidDel="00000000" w:rsidP="00000000" w:rsidRDefault="00000000" w:rsidRPr="00000000" w14:paraId="00000006">
      <w:pPr>
        <w:rPr>
          <w:rFonts w:ascii="Hanken Grotesk" w:cs="Hanken Grotesk" w:eastAsia="Hanken Grotesk" w:hAnsi="Hanken Grotesk"/>
        </w:rPr>
      </w:pPr>
      <w:r w:rsidDel="00000000" w:rsidR="00000000" w:rsidRPr="00000000">
        <w:rPr>
          <w:rFonts w:ascii="Hanken Grotesk" w:cs="Hanken Grotesk" w:eastAsia="Hanken Grotesk" w:hAnsi="Hanken Grotesk"/>
          <w:i w:val="1"/>
          <w:iCs w:val="1"/>
          <w:color w:val="666666"/>
          <w:sz w:val="18"/>
          <w:szCs w:val="18"/>
          <w:rtl w:val="0"/>
        </w:rPr>
        <w:t xml:space="preserve">› Set on the title page, the theme grid, and every intro page. On a single theme page the tab keeps this same title; only the theme-color meta changes.</w:t>
      </w:r>
      <w:r w:rsidDel="00000000" w:rsidR="00000000" w:rsidRPr="00000000">
        <w:rPr>
          <w:rtl w:val="0"/>
        </w:rPr>
      </w:r>
    </w:p>
    <w:p w:rsidR="00000000" w:rsidDel="00000000" w:rsidP="00000000" w:rsidRDefault="00000000" w:rsidRPr="00000000" w14:paraId="00000007">
      <w:pPr>
        <w:pStyle w:val="Heading1"/>
        <w:rPr>
          <w:rFonts w:ascii="Hanken Grotesk" w:cs="Hanken Grotesk" w:eastAsia="Hanken Grotesk" w:hAnsi="Hanken Grotesk"/>
        </w:rPr>
      </w:pPr>
      <w:r w:rsidDel="00000000" w:rsidR="00000000" w:rsidRPr="00000000">
        <w:rPr>
          <w:rFonts w:ascii="Hanken Grotesk" w:cs="Hanken Grotesk" w:eastAsia="Hanken Grotesk" w:hAnsi="Hanken Grotesk"/>
          <w:color w:val="17348c"/>
          <w:rtl w:val="0"/>
        </w:rPr>
        <w:t xml:space="preserve">Page 1 — Title  (home, "#/")</w:t>
      </w:r>
      <w:r w:rsidDel="00000000" w:rsidR="00000000" w:rsidRPr="00000000">
        <w:rPr>
          <w:rtl w:val="0"/>
        </w:rPr>
      </w:r>
    </w:p>
    <w:p w:rsidR="00000000" w:rsidDel="00000000" w:rsidP="00000000" w:rsidRDefault="00000000" w:rsidRPr="00000000" w14:paraId="00000008">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Eyebrow:  </w:t>
      </w:r>
      <w:r w:rsidDel="00000000" w:rsidR="00000000" w:rsidRPr="00000000">
        <w:rPr>
          <w:rFonts w:ascii="Hanken Grotesk" w:cs="Hanken Grotesk" w:eastAsia="Hanken Grotesk" w:hAnsi="Hanken Grotesk"/>
          <w:rtl w:val="0"/>
        </w:rPr>
        <w:t xml:space="preserve">Central Oregon &amp; AI</w:t>
      </w:r>
    </w:p>
    <w:p w:rsidR="00000000" w:rsidDel="00000000" w:rsidP="00000000" w:rsidRDefault="00000000" w:rsidRPr="00000000" w14:paraId="00000009">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Heading:  </w:t>
      </w:r>
      <w:r w:rsidDel="00000000" w:rsidR="00000000" w:rsidRPr="00000000">
        <w:rPr>
          <w:rFonts w:ascii="Hanken Grotesk" w:cs="Hanken Grotesk" w:eastAsia="Hanken Grotesk" w:hAnsi="Hanken Grotesk"/>
          <w:rtl w:val="0"/>
        </w:rPr>
        <w:t xml:space="preserve">What </w:t>
      </w:r>
      <w:ins w:author="Patti Norris" w:id="0" w:date="2026-08-31T18:16:52Z">
        <w:r w:rsidDel="00000000" w:rsidR="00000000" w:rsidRPr="00000000">
          <w:rPr>
            <w:rtl w:val="0"/>
            <w:rPrChange w:author="Patti Norris" w:id="1" w:date="2026-08-31T18:16:52Z">
              <w:rPr>
                <w:rFonts w:ascii="Hanken Grotesk" w:cs="Hanken Grotesk" w:eastAsia="Hanken Grotesk" w:hAnsi="Hanken Grotesk"/>
              </w:rPr>
            </w:rPrChange>
          </w:rPr>
          <w:t xml:space="preserve">do</w:t>
        </w:r>
      </w:ins>
      <w:del w:author="Patti Norris" w:id="0" w:date="2026-08-31T18:16:52Z">
        <w:r w:rsidDel="00000000" w:rsidR="00000000" w:rsidRPr="00000000">
          <w:rPr>
            <w:rtl w:val="0"/>
            <w:rPrChange w:author="Patti Norris" w:id="1" w:date="2026-08-31T18:16:52Z">
              <w:rPr>
                <w:rFonts w:ascii="Hanken Grotesk" w:cs="Hanken Grotesk" w:eastAsia="Hanken Grotesk" w:hAnsi="Hanken Grotesk"/>
              </w:rPr>
            </w:rPrChange>
          </w:rPr>
          <w:delText xml:space="preserve">did </w:delText>
        </w:r>
      </w:del>
      <w:r w:rsidDel="00000000" w:rsidR="00000000" w:rsidRPr="00000000">
        <w:rPr>
          <w:rFonts w:ascii="Hanken Grotesk" w:cs="Hanken Grotesk" w:eastAsia="Hanken Grotesk" w:hAnsi="Hanken Grotesk"/>
          <w:rtl w:val="0"/>
        </w:rPr>
        <w:t xml:space="preserve">Central Oregonians have to say about AI?</w:t>
      </w:r>
    </w:p>
    <w:p w:rsidR="00000000" w:rsidDel="00000000" w:rsidP="00000000" w:rsidRDefault="00000000" w:rsidRPr="00000000" w14:paraId="0000000A">
      <w:pPr>
        <w:rPr>
          <w:rFonts w:ascii="Hanken Grotesk" w:cs="Hanken Grotesk" w:eastAsia="Hanken Grotesk" w:hAnsi="Hanken Grotesk"/>
        </w:rPr>
      </w:pPr>
      <w:ins w:author="Patti Norris" w:id="2" w:date="2026-09-01T01:35:20Z">
        <w:r w:rsidDel="00000000" w:rsidR="00000000" w:rsidRPr="00000000">
          <w:rPr>
            <w:rtl w:val="0"/>
            <w:rPrChange w:author="Patti Norris" w:id="3" w:date="2026-09-01T01:35:20Z">
              <w:rPr>
                <w:rFonts w:ascii="Hanken Grotesk" w:cs="Hanken Grotesk" w:eastAsia="Hanken Grotesk" w:hAnsi="Hanken Grotesk"/>
              </w:rPr>
            </w:rPrChange>
          </w:rPr>
          <w:t xml:space="preserve">Central Oregon Civic Action Project (COCAP) and its partners talked to over 400 real Central Oregonians from all over the region to hear. </w:t>
        </w:r>
      </w:ins>
      <w:del w:author="Patti Norris" w:id="2" w:date="2026-09-01T01:35:20Z">
        <w:r w:rsidDel="00000000" w:rsidR="00000000" w:rsidRPr="00000000">
          <w:rPr>
            <w:rtl w:val="0"/>
            <w:rPrChange w:author="Patti Norris" w:id="3" w:date="2026-09-01T01:35:20Z">
              <w:rPr>
                <w:rFonts w:ascii="Hanken Grotesk" w:cs="Hanken Grotesk" w:eastAsia="Hanken Grotesk" w:hAnsi="Hanken Grotesk"/>
                <w:i w:val="0"/>
                <w:iCs w:val="0"/>
              </w:rPr>
            </w:rPrChange>
          </w:rPr>
          <w:delText xml:space="preserve">Along with other organizations, the Central Oregon Civic Action Project (COCAP) talked to 400+ real people to hear </w:delText>
        </w:r>
      </w:del>
      <w:r w:rsidDel="00000000" w:rsidR="00000000" w:rsidRPr="00000000">
        <w:rPr>
          <w:rFonts w:ascii="Hanken Grotesk" w:cs="Hanken Grotesk" w:eastAsia="Hanken Grotesk" w:hAnsi="Hanken Grotesk"/>
          <w:i w:val="0"/>
          <w:iCs w:val="0"/>
          <w:rtl w:val="0"/>
        </w:rPr>
        <w:t xml:space="preserve">what they thought should be done about AI.</w:t>
      </w:r>
      <w:r w:rsidDel="00000000" w:rsidR="00000000" w:rsidRPr="00000000">
        <w:rPr>
          <w:rtl w:val="0"/>
        </w:rPr>
      </w:r>
    </w:p>
    <w:p w:rsidR="00000000" w:rsidDel="00000000" w:rsidP="00000000" w:rsidRDefault="00000000" w:rsidRPr="00000000" w14:paraId="0000000B">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Button:  </w:t>
      </w:r>
      <w:r w:rsidDel="00000000" w:rsidR="00000000" w:rsidRPr="00000000">
        <w:rPr>
          <w:rFonts w:ascii="Hanken Grotesk" w:cs="Hanken Grotesk" w:eastAsia="Hanken Grotesk" w:hAnsi="Hanken Grotesk"/>
          <w:rtl w:val="0"/>
        </w:rPr>
        <w:t xml:space="preserve">Dive in</w:t>
      </w:r>
    </w:p>
    <w:p w:rsidR="00000000" w:rsidDel="00000000" w:rsidP="00000000" w:rsidRDefault="00000000" w:rsidRPr="00000000" w14:paraId="0000000C">
      <w:pPr>
        <w:pStyle w:val="Heading1"/>
        <w:rPr>
          <w:rFonts w:ascii="Hanken Grotesk" w:cs="Hanken Grotesk" w:eastAsia="Hanken Grotesk" w:hAnsi="Hanken Grotesk"/>
        </w:rPr>
      </w:pPr>
      <w:r w:rsidDel="00000000" w:rsidR="00000000" w:rsidRPr="00000000">
        <w:rPr>
          <w:rFonts w:ascii="Hanken Grotesk" w:cs="Hanken Grotesk" w:eastAsia="Hanken Grotesk" w:hAnsi="Hanken Grotesk"/>
          <w:color w:val="17348c"/>
          <w:rtl w:val="0"/>
        </w:rPr>
        <w:t xml:space="preserve">Page 2 — Demographics  ("#/demogs")  / "Who participated?"</w:t>
      </w:r>
      <w:r w:rsidDel="00000000" w:rsidR="00000000" w:rsidRPr="00000000">
        <w:rPr>
          <w:rtl w:val="0"/>
        </w:rPr>
      </w:r>
    </w:p>
    <w:p w:rsidR="00000000" w:rsidDel="00000000" w:rsidP="00000000" w:rsidRDefault="00000000" w:rsidRPr="00000000" w14:paraId="0000000D">
      <w:pPr>
        <w:rPr>
          <w:ins w:author="Patti Norris" w:id="4" w:date="2026-09-01T01:37:28Z"/>
          <w:rFonts w:ascii="Hanken Grotesk" w:cs="Hanken Grotesk" w:eastAsia="Hanken Grotesk" w:hAnsi="Hanken Grotesk"/>
          <w:i w:val="0"/>
          <w:iCs w:val="0"/>
          <w:color w:val="666666"/>
          <w:sz w:val="18"/>
          <w:szCs w:val="18"/>
        </w:rPr>
      </w:pPr>
      <w:r w:rsidDel="00000000" w:rsidR="00000000" w:rsidRPr="00000000">
        <w:rPr>
          <w:rFonts w:ascii="Hanken Grotesk" w:cs="Hanken Grotesk" w:eastAsia="Hanken Grotesk" w:hAnsi="Hanken Grotesk"/>
          <w:i w:val="0"/>
          <w:iCs w:val="0"/>
          <w:color w:val="666666"/>
          <w:sz w:val="18"/>
          <w:szCs w:val="18"/>
          <w:rtl w:val="0"/>
        </w:rPr>
        <w:t xml:space="preserve">Interactive county map — one marker per city. No text copy; the reset control is icon-only (aria-label "Reset map view").</w:t>
      </w:r>
      <w:ins w:author="Patti Norris" w:id="4" w:date="2026-09-01T01:37:28Z">
        <w:r w:rsidDel="00000000" w:rsidR="00000000" w:rsidRPr="00000000">
          <w:rPr>
            <w:rtl w:val="0"/>
          </w:rPr>
        </w:r>
      </w:ins>
    </w:p>
    <w:p w:rsidR="00000000" w:rsidDel="00000000" w:rsidP="00000000" w:rsidRDefault="00000000" w:rsidRPr="00000000" w14:paraId="0000000E">
      <w:pPr>
        <w:rPr>
          <w:ins w:author="Patti Norris" w:id="4" w:date="2026-09-01T01:37:28Z"/>
          <w:color w:val="666666"/>
          <w:sz w:val="18"/>
          <w:szCs w:val="18"/>
          <w:rPrChange w:author="Patti Norris" w:id="5" w:date="2026-09-01T01:37:28Z">
            <w:rPr>
              <w:rFonts w:ascii="Hanken Grotesk" w:cs="Hanken Grotesk" w:eastAsia="Hanken Grotesk" w:hAnsi="Hanken Grotesk"/>
              <w:i w:val="0"/>
              <w:iCs w:val="0"/>
              <w:color w:val="666666"/>
              <w:sz w:val="18"/>
              <w:szCs w:val="18"/>
            </w:rPr>
          </w:rPrChange>
        </w:rPr>
      </w:pPr>
      <w:ins w:author="Patti Norris" w:id="4" w:date="2026-09-01T01:37:28Z">
        <w:r w:rsidDel="00000000" w:rsidR="00000000" w:rsidRPr="00000000">
          <w:rPr>
            <w:color w:val="666666"/>
            <w:sz w:val="18"/>
            <w:szCs w:val="18"/>
            <w:rtl w:val="0"/>
            <w:rPrChange w:author="Patti Norris" w:id="5" w:date="2026-09-01T01:37:28Z">
              <w:rPr>
                <w:rFonts w:ascii="Hanken Grotesk" w:cs="Hanken Grotesk" w:eastAsia="Hanken Grotesk" w:hAnsi="Hanken Grotesk"/>
                <w:i w:val="0"/>
                <w:iCs w:val="0"/>
                <w:color w:val="666666"/>
                <w:sz w:val="18"/>
                <w:szCs w:val="18"/>
              </w:rPr>
            </w:rPrChange>
          </w:rPr>
          <w:t xml:space="preserve">Most of the issues below seem to be a result of the scale of the map presented. If possible, set initial Zoom out a bit so the button problem detailed below doesn’t happen.</w:t>
        </w:r>
      </w:ins>
    </w:p>
    <w:p w:rsidR="00000000" w:rsidDel="00000000" w:rsidP="00000000" w:rsidRDefault="00000000" w:rsidRPr="00000000" w14:paraId="0000000F">
      <w:pPr>
        <w:rPr>
          <w:ins w:author="Patti Norris" w:id="4" w:date="2026-09-01T01:37:28Z"/>
          <w:color w:val="666666"/>
          <w:sz w:val="18"/>
          <w:szCs w:val="18"/>
          <w:rPrChange w:author="Patti Norris" w:id="5" w:date="2026-09-01T01:37:28Z">
            <w:rPr>
              <w:rFonts w:ascii="Hanken Grotesk" w:cs="Hanken Grotesk" w:eastAsia="Hanken Grotesk" w:hAnsi="Hanken Grotesk"/>
              <w:i w:val="0"/>
              <w:iCs w:val="0"/>
              <w:color w:val="666666"/>
              <w:sz w:val="18"/>
              <w:szCs w:val="18"/>
            </w:rPr>
          </w:rPrChange>
        </w:rPr>
      </w:pPr>
      <w:ins w:author="Patti Norris" w:id="4" w:date="2026-09-01T01:37:28Z">
        <w:r w:rsidDel="00000000" w:rsidR="00000000" w:rsidRPr="00000000">
          <w:rPr>
            <w:color w:val="666666"/>
            <w:sz w:val="18"/>
            <w:szCs w:val="18"/>
            <w:rtl w:val="0"/>
            <w:rPrChange w:author="Patti Norris" w:id="5" w:date="2026-09-01T01:37:28Z">
              <w:rPr>
                <w:rFonts w:ascii="Hanken Grotesk" w:cs="Hanken Grotesk" w:eastAsia="Hanken Grotesk" w:hAnsi="Hanken Grotesk"/>
                <w:i w:val="0"/>
                <w:iCs w:val="0"/>
                <w:color w:val="666666"/>
                <w:sz w:val="18"/>
                <w:szCs w:val="18"/>
              </w:rPr>
            </w:rPrChange>
          </w:rPr>
          <w:t xml:space="preserve">"See full demographics..." button covers up a city (Warm Springs??) so it can't be clicked on.</w:t>
        </w:r>
      </w:ins>
    </w:p>
    <w:p w:rsidR="00000000" w:rsidDel="00000000" w:rsidP="00000000" w:rsidRDefault="00000000" w:rsidRPr="00000000" w14:paraId="00000010">
      <w:pPr>
        <w:rPr>
          <w:ins w:author="Patti Norris" w:id="4" w:date="2026-09-01T01:37:28Z"/>
          <w:color w:val="666666"/>
          <w:sz w:val="18"/>
          <w:szCs w:val="18"/>
          <w:rPrChange w:author="Patti Norris" w:id="5" w:date="2026-09-01T01:37:28Z">
            <w:rPr>
              <w:rFonts w:ascii="Hanken Grotesk" w:cs="Hanken Grotesk" w:eastAsia="Hanken Grotesk" w:hAnsi="Hanken Grotesk"/>
              <w:i w:val="0"/>
              <w:iCs w:val="0"/>
              <w:color w:val="666666"/>
              <w:sz w:val="18"/>
              <w:szCs w:val="18"/>
            </w:rPr>
          </w:rPrChange>
        </w:rPr>
      </w:pPr>
      <w:ins w:author="Patti Norris" w:id="4" w:date="2026-09-01T01:37:28Z">
        <w:r w:rsidDel="00000000" w:rsidR="00000000" w:rsidRPr="00000000">
          <w:rPr>
            <w:color w:val="666666"/>
            <w:sz w:val="18"/>
            <w:szCs w:val="18"/>
            <w:rtl w:val="0"/>
            <w:rPrChange w:author="Patti Norris" w:id="5" w:date="2026-09-01T01:37:28Z">
              <w:rPr>
                <w:rFonts w:ascii="Hanken Grotesk" w:cs="Hanken Grotesk" w:eastAsia="Hanken Grotesk" w:hAnsi="Hanken Grotesk"/>
                <w:i w:val="0"/>
                <w:iCs w:val="0"/>
                <w:color w:val="666666"/>
                <w:sz w:val="18"/>
                <w:szCs w:val="18"/>
              </w:rPr>
            </w:rPrChange>
          </w:rPr>
          <w:t xml:space="preserve">Subhead covers, but doesn't hide, the Antelope city and makes it unclickable</w:t>
        </w:r>
      </w:ins>
    </w:p>
    <w:p w:rsidR="00000000" w:rsidDel="00000000" w:rsidP="00000000" w:rsidRDefault="00000000" w:rsidRPr="00000000" w14:paraId="00000011">
      <w:pPr>
        <w:rPr>
          <w:ins w:author="Patti Norris" w:id="4" w:date="2026-09-01T01:37:28Z"/>
          <w:color w:val="666666"/>
          <w:sz w:val="18"/>
          <w:szCs w:val="18"/>
          <w:rPrChange w:author="Patti Norris" w:id="5" w:date="2026-09-01T01:37:28Z">
            <w:rPr>
              <w:rFonts w:ascii="Hanken Grotesk" w:cs="Hanken Grotesk" w:eastAsia="Hanken Grotesk" w:hAnsi="Hanken Grotesk"/>
              <w:i w:val="0"/>
              <w:iCs w:val="0"/>
              <w:color w:val="666666"/>
              <w:sz w:val="18"/>
              <w:szCs w:val="18"/>
            </w:rPr>
          </w:rPrChange>
        </w:rPr>
      </w:pPr>
      <w:ins w:author="Patti Norris" w:id="4" w:date="2026-09-01T01:37:28Z">
        <w:r w:rsidDel="00000000" w:rsidR="00000000" w:rsidRPr="00000000">
          <w:rPr>
            <w:color w:val="666666"/>
            <w:sz w:val="18"/>
            <w:szCs w:val="18"/>
            <w:rtl w:val="0"/>
            <w:rPrChange w:author="Patti Norris" w:id="5" w:date="2026-09-01T01:37:28Z">
              <w:rPr>
                <w:rFonts w:ascii="Hanken Grotesk" w:cs="Hanken Grotesk" w:eastAsia="Hanken Grotesk" w:hAnsi="Hanken Grotesk"/>
                <w:i w:val="0"/>
                <w:iCs w:val="0"/>
                <w:color w:val="666666"/>
                <w:sz w:val="18"/>
                <w:szCs w:val="18"/>
              </w:rPr>
            </w:rPrChange>
          </w:rPr>
          <w:t xml:space="preserve">Add city name for La Pine, please</w:t>
        </w:r>
      </w:ins>
    </w:p>
    <w:p w:rsidR="00000000" w:rsidDel="00000000" w:rsidP="00000000" w:rsidRDefault="00000000" w:rsidRPr="00000000" w14:paraId="00000012">
      <w:pPr>
        <w:rPr>
          <w:ins w:author="Patti Norris" w:id="4" w:date="2026-09-01T01:37:28Z"/>
          <w:color w:val="666666"/>
          <w:sz w:val="18"/>
          <w:szCs w:val="18"/>
          <w:rPrChange w:author="Patti Norris" w:id="5" w:date="2026-09-01T01:37:28Z">
            <w:rPr>
              <w:rFonts w:ascii="Hanken Grotesk" w:cs="Hanken Grotesk" w:eastAsia="Hanken Grotesk" w:hAnsi="Hanken Grotesk"/>
              <w:i w:val="0"/>
              <w:iCs w:val="0"/>
              <w:color w:val="666666"/>
              <w:sz w:val="18"/>
              <w:szCs w:val="18"/>
            </w:rPr>
          </w:rPrChange>
        </w:rPr>
      </w:pPr>
      <w:ins w:author="Patti Norris" w:id="4" w:date="2026-09-01T01:37:28Z">
        <w:r w:rsidDel="00000000" w:rsidR="00000000" w:rsidRPr="00000000">
          <w:rPr>
            <w:color w:val="666666"/>
            <w:sz w:val="18"/>
            <w:szCs w:val="18"/>
            <w:rtl w:val="0"/>
            <w:rPrChange w:author="Patti Norris" w:id="5" w:date="2026-09-01T01:37:28Z">
              <w:rPr>
                <w:rFonts w:ascii="Hanken Grotesk" w:cs="Hanken Grotesk" w:eastAsia="Hanken Grotesk" w:hAnsi="Hanken Grotesk"/>
                <w:i w:val="0"/>
                <w:iCs w:val="0"/>
                <w:color w:val="666666"/>
                <w:sz w:val="18"/>
                <w:szCs w:val="18"/>
              </w:rPr>
            </w:rPrChange>
          </w:rPr>
          <w:t xml:space="preserve">Not sure what the white button in lower left of map is for</w:t>
        </w:r>
      </w:ins>
    </w:p>
    <w:p w:rsidR="00000000" w:rsidDel="00000000" w:rsidP="00000000" w:rsidRDefault="00000000" w:rsidRPr="00000000" w14:paraId="00000013">
      <w:pPr>
        <w:rPr>
          <w:color w:val="666666"/>
          <w:sz w:val="18"/>
          <w:szCs w:val="18"/>
          <w:rPrChange w:author="Patti Norris" w:id="5" w:date="2026-09-01T01:37:28Z">
            <w:rPr>
              <w:rFonts w:ascii="Hanken Grotesk" w:cs="Hanken Grotesk" w:eastAsia="Hanken Grotesk" w:hAnsi="Hanken Grotesk"/>
            </w:rPr>
          </w:rPrChange>
        </w:rPr>
      </w:pPr>
      <w:r w:rsidDel="00000000" w:rsidR="00000000" w:rsidRPr="00000000">
        <w:rPr>
          <w:rtl w:val="0"/>
        </w:rPr>
      </w:r>
    </w:p>
    <w:p w:rsidR="00000000" w:rsidDel="00000000" w:rsidP="00000000" w:rsidRDefault="00000000" w:rsidRPr="00000000" w14:paraId="00000014">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Stat headline:  </w:t>
      </w:r>
      <w:r w:rsidDel="00000000" w:rsidR="00000000" w:rsidRPr="00000000">
        <w:rPr>
          <w:rFonts w:ascii="Hanken Grotesk" w:cs="Hanken Grotesk" w:eastAsia="Hanken Grotesk" w:hAnsi="Hanken Grotesk"/>
          <w:rtl w:val="0"/>
        </w:rPr>
        <w:t xml:space="preserve">400+ p</w:t>
      </w:r>
      <w:r w:rsidDel="00000000" w:rsidR="00000000" w:rsidRPr="00000000">
        <w:rPr>
          <w:rFonts w:ascii="Hanken Grotesk" w:cs="Hanken Grotesk" w:eastAsia="Hanken Grotesk" w:hAnsi="Hanken Grotesk"/>
          <w:i w:val="0"/>
          <w:iCs w:val="0"/>
          <w:rtl w:val="0"/>
        </w:rPr>
        <w:t xml:space="preserve">eople across the region participated in this conversation, both online and in person.</w:t>
      </w:r>
      <w:r w:rsidDel="00000000" w:rsidR="00000000" w:rsidRPr="00000000">
        <w:rPr>
          <w:rtl w:val="0"/>
        </w:rPr>
      </w:r>
    </w:p>
    <w:p w:rsidR="00000000" w:rsidDel="00000000" w:rsidP="00000000" w:rsidRDefault="00000000" w:rsidRPr="00000000" w14:paraId="00000015">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Link:  </w:t>
      </w:r>
      <w:r w:rsidDel="00000000" w:rsidR="00000000" w:rsidRPr="00000000">
        <w:rPr>
          <w:rFonts w:ascii="Hanken Grotesk" w:cs="Hanken Grotesk" w:eastAsia="Hanken Grotesk" w:hAnsi="Hanken Grotesk"/>
          <w:rtl w:val="0"/>
        </w:rPr>
        <w:t xml:space="preserve">See full demographics…</w:t>
      </w:r>
    </w:p>
    <w:p w:rsidR="00000000" w:rsidDel="00000000" w:rsidP="00000000" w:rsidRDefault="00000000" w:rsidRPr="00000000" w14:paraId="00000016">
      <w:pPr>
        <w:pStyle w:val="Heading2"/>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Demographics detail modal</w:t>
      </w:r>
    </w:p>
    <w:p w:rsidR="00000000" w:rsidDel="00000000" w:rsidP="00000000" w:rsidRDefault="00000000" w:rsidRPr="00000000" w14:paraId="00000017">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Modal title:  </w:t>
      </w:r>
      <w:r w:rsidDel="00000000" w:rsidR="00000000" w:rsidRPr="00000000">
        <w:rPr>
          <w:rFonts w:ascii="Hanken Grotesk" w:cs="Hanken Grotesk" w:eastAsia="Hanken Grotesk" w:hAnsi="Hanken Grotesk"/>
          <w:rtl w:val="0"/>
        </w:rPr>
        <w:t xml:space="preserve">{category label}</w:t>
      </w:r>
    </w:p>
    <w:p w:rsidR="00000000" w:rsidDel="00000000" w:rsidP="00000000" w:rsidRDefault="00000000" w:rsidRPr="00000000" w14:paraId="00000018">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Tabs:  </w:t>
      </w:r>
      <w:r w:rsidDel="00000000" w:rsidR="00000000" w:rsidRPr="00000000">
        <w:rPr>
          <w:rFonts w:ascii="Hanken Grotesk" w:cs="Hanken Grotesk" w:eastAsia="Hanken Grotesk" w:hAnsi="Hanken Grotesk"/>
          <w:rtl w:val="0"/>
        </w:rPr>
        <w:t xml:space="preserve">AGE · POLITICAL · GENDER · RACE / ETHNICITY   (labels upper-cased)</w:t>
      </w:r>
    </w:p>
    <w:p w:rsidR="00000000" w:rsidDel="00000000" w:rsidP="00000000" w:rsidRDefault="00000000" w:rsidRPr="00000000" w14:paraId="00000019">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Intro line — template:  </w:t>
      </w:r>
      <w:r w:rsidDel="00000000" w:rsidR="00000000" w:rsidRPr="00000000">
        <w:rPr>
          <w:rtl w:val="0"/>
        </w:rPr>
      </w:r>
    </w:p>
    <w:p w:rsidR="00000000" w:rsidDel="00000000" w:rsidP="00000000" w:rsidRDefault="00000000" w:rsidRPr="00000000" w14:paraId="0000001A">
      <w:pPr>
        <w:shd w:fill="f2f2f2" w:val="clear"/>
        <w:rPr>
          <w:rFonts w:ascii="Hanken Grotesk" w:cs="Hanken Grotesk" w:eastAsia="Hanken Grotesk" w:hAnsi="Hanken Grotesk"/>
          <w:i w:val="0"/>
          <w:iCs w:val="0"/>
          <w:smallCaps w:val="0"/>
          <w:strike w:val="0"/>
          <w:color w:val="000000"/>
          <w:sz w:val="21"/>
          <w:szCs w:val="21"/>
          <w:u w:val="none"/>
          <w:shd w:fill="auto" w:val="clear"/>
          <w:vertAlign w:val="baseline"/>
        </w:rPr>
      </w:pPr>
      <w:r w:rsidDel="00000000" w:rsidR="00000000" w:rsidRPr="00000000">
        <w:rPr>
          <w:rFonts w:ascii="Hanken Grotesk" w:cs="Hanken Grotesk" w:eastAsia="Hanken Grotesk" w:hAnsi="Hanken Grotesk"/>
          <w:sz w:val="19"/>
          <w:szCs w:val="19"/>
          <w:rtl w:val="0"/>
        </w:rPr>
        <w:t xml:space="preserve">{pctAnswered}% of </w:t>
      </w:r>
      <w:ins w:author="Patti Norris" w:id="6" w:date="2026-09-01T01:40:07Z">
        <w:r w:rsidDel="00000000" w:rsidR="00000000" w:rsidRPr="00000000">
          <w:rPr>
            <w:rFonts w:ascii="Hanken Grotesk" w:cs="Hanken Grotesk" w:eastAsia="Hanken Grotesk" w:hAnsi="Hanken Grotesk"/>
            <w:sz w:val="19"/>
            <w:szCs w:val="19"/>
            <w:rtl w:val="0"/>
          </w:rPr>
          <w:t xml:space="preserve">all </w:t>
        </w:r>
      </w:ins>
      <w:r w:rsidDel="00000000" w:rsidR="00000000" w:rsidRPr="00000000">
        <w:rPr>
          <w:rFonts w:ascii="Hanken Grotesk" w:cs="Hanken Grotesk" w:eastAsia="Hanken Grotesk" w:hAnsi="Hanken Grotesk"/>
          <w:sz w:val="19"/>
          <w:szCs w:val="19"/>
          <w:rtl w:val="0"/>
        </w:rPr>
        <w:t xml:space="preserve">respondents provided this information. Of </w:t>
      </w:r>
      <w:ins w:author="Patti Norris" w:id="7" w:date="2026-09-01T01:40:13Z">
        <w:r w:rsidDel="00000000" w:rsidR="00000000" w:rsidRPr="00000000">
          <w:rPr>
            <w:sz w:val="19"/>
            <w:szCs w:val="19"/>
            <w:rtl w:val="0"/>
            <w:rPrChange w:author="Patti Norris" w:id="8" w:date="2026-09-01T01:40:13Z">
              <w:rPr>
                <w:rFonts w:ascii="Hanken Grotesk" w:cs="Hanken Grotesk" w:eastAsia="Hanken Grotesk" w:hAnsi="Hanken Grotesk"/>
                <w:sz w:val="19"/>
                <w:szCs w:val="19"/>
              </w:rPr>
            </w:rPrChange>
          </w:rPr>
          <w:t xml:space="preserve">the </w:t>
        </w:r>
      </w:ins>
      <w:del w:author="Patti Norris" w:id="7" w:date="2026-09-01T01:40:13Z">
        <w:r w:rsidDel="00000000" w:rsidR="00000000" w:rsidRPr="00000000">
          <w:rPr>
            <w:sz w:val="19"/>
            <w:szCs w:val="19"/>
            <w:rtl w:val="0"/>
            <w:rPrChange w:author="Patti Norris" w:id="8" w:date="2026-09-01T01:40:13Z">
              <w:rPr>
                <w:rFonts w:ascii="Hanken Grotesk" w:cs="Hanken Grotesk" w:eastAsia="Hanken Grotesk" w:hAnsi="Hanken Grotesk"/>
                <w:sz w:val="19"/>
                <w:szCs w:val="19"/>
              </w:rPr>
            </w:rPrChange>
          </w:rPr>
          <w:delText xml:space="preserve">those </w:delText>
        </w:r>
      </w:del>
      <w:r w:rsidDel="00000000" w:rsidR="00000000" w:rsidRPr="00000000">
        <w:rPr>
          <w:rFonts w:ascii="Hanken Grotesk" w:cs="Hanken Grotesk" w:eastAsia="Hanken Grotesk" w:hAnsi="Hanken Grotesk"/>
          <w:sz w:val="19"/>
          <w:szCs w:val="19"/>
          <w:rtl w:val="0"/>
        </w:rPr>
        <w:t xml:space="preserve">{answered} people that provided this information, here is the breakdown:</w:t>
      </w:r>
      <w:r w:rsidDel="00000000" w:rsidR="00000000" w:rsidRPr="00000000">
        <w:rPr>
          <w:rtl w:val="0"/>
        </w:rPr>
      </w:r>
    </w:p>
    <w:p w:rsidR="00000000" w:rsidDel="00000000" w:rsidP="00000000" w:rsidRDefault="00000000" w:rsidRPr="00000000" w14:paraId="0000001B">
      <w:pPr>
        <w:pStyle w:val="Heading1"/>
        <w:rPr>
          <w:rFonts w:ascii="Hanken Grotesk" w:cs="Hanken Grotesk" w:eastAsia="Hanken Grotesk" w:hAnsi="Hanken Grotesk"/>
        </w:rPr>
      </w:pPr>
      <w:r w:rsidDel="00000000" w:rsidR="00000000" w:rsidRPr="00000000">
        <w:rPr>
          <w:rFonts w:ascii="Hanken Grotesk" w:cs="Hanken Grotesk" w:eastAsia="Hanken Grotesk" w:hAnsi="Hanken Grotesk"/>
          <w:color w:val="17348c"/>
          <w:rtl w:val="0"/>
        </w:rPr>
        <w:t xml:space="preserve">Page 3 — Opinion Groups  ("#/groups")  ·  bar label: "Opinion Groups"</w:t>
      </w:r>
      <w:r w:rsidDel="00000000" w:rsidR="00000000" w:rsidRPr="00000000">
        <w:rPr>
          <w:rtl w:val="0"/>
        </w:rPr>
      </w:r>
    </w:p>
    <w:p w:rsidR="00000000" w:rsidDel="00000000" w:rsidP="00000000" w:rsidRDefault="00000000" w:rsidRPr="00000000" w14:paraId="0000001C">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Eyebrow:  </w:t>
      </w:r>
      <w:r w:rsidDel="00000000" w:rsidR="00000000" w:rsidRPr="00000000">
        <w:rPr>
          <w:rFonts w:ascii="Hanken Grotesk" w:cs="Hanken Grotesk" w:eastAsia="Hanken Grotesk" w:hAnsi="Hanken Grotesk"/>
          <w:rtl w:val="0"/>
        </w:rPr>
        <w:t xml:space="preserve">Bloom Project · COCAP · Central Oregon</w:t>
      </w:r>
    </w:p>
    <w:p w:rsidR="00000000" w:rsidDel="00000000" w:rsidP="00000000" w:rsidRDefault="00000000" w:rsidRPr="00000000" w14:paraId="0000001D">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Heading:  </w:t>
      </w:r>
      <w:ins w:author="Patti Norris" w:id="9" w:date="2026-09-01T01:42:14Z">
        <w:r w:rsidDel="00000000" w:rsidR="00000000" w:rsidRPr="00000000">
          <w:rPr>
            <w:rtl w:val="0"/>
            <w:rPrChange w:author="Patti Norris" w:id="10" w:date="2026-09-01T01:42:14Z">
              <w:rPr>
                <w:rFonts w:ascii="Hanken Grotesk" w:cs="Hanken Grotesk" w:eastAsia="Hanken Grotesk" w:hAnsi="Hanken Grotesk"/>
                <w:b w:val="1"/>
                <w:bCs w:val="1"/>
              </w:rPr>
            </w:rPrChange>
          </w:rPr>
          <w:t xml:space="preserve">Participants represented a range of perspectives on AI </w:t>
        </w:r>
      </w:ins>
      <w:del w:author="Patti Norris" w:id="9" w:date="2026-09-01T01:42:14Z">
        <w:r w:rsidDel="00000000" w:rsidR="00000000" w:rsidRPr="00000000">
          <w:rPr>
            <w:rtl w:val="0"/>
            <w:rPrChange w:author="Patti Norris" w:id="10" w:date="2026-09-01T01:42:14Z">
              <w:rPr>
                <w:rFonts w:ascii="Hanken Grotesk" w:cs="Hanken Grotesk" w:eastAsia="Hanken Grotesk" w:hAnsi="Hanken Grotesk"/>
              </w:rPr>
            </w:rPrChange>
          </w:rPr>
          <w:delText xml:space="preserve">We identified a few different kinds of people</w:delText>
        </w:r>
      </w:del>
      <w:r w:rsidDel="00000000" w:rsidR="00000000" w:rsidRPr="00000000">
        <w:rPr>
          <w:rFonts w:ascii="Hanken Grotesk" w:cs="Hanken Grotesk" w:eastAsia="Hanken Grotesk" w:hAnsi="Hanken Grotesk"/>
          <w:rtl w:val="0"/>
        </w:rPr>
        <w:t xml:space="preserve">…</w:t>
      </w:r>
    </w:p>
    <w:p w:rsidR="00000000" w:rsidDel="00000000" w:rsidP="00000000" w:rsidRDefault="00000000" w:rsidRPr="00000000" w14:paraId="0000001E">
      <w:pPr>
        <w:rPr>
          <w:rFonts w:ascii="Hanken Grotesk" w:cs="Hanken Grotesk" w:eastAsia="Hanken Grotesk" w:hAnsi="Hanken Grotesk"/>
        </w:rPr>
      </w:pPr>
      <w:r w:rsidDel="00000000" w:rsidR="00000000" w:rsidRPr="00000000">
        <w:rPr>
          <w:rFonts w:ascii="Hanken Grotesk" w:cs="Hanken Grotesk" w:eastAsia="Hanken Grotesk" w:hAnsi="Hanken Grotesk"/>
          <w:i w:val="0"/>
          <w:iCs w:val="0"/>
          <w:rtl w:val="0"/>
        </w:rPr>
        <w:t xml:space="preserve">Click </w:t>
      </w:r>
      <w:ins w:author="Patti Norris" w:id="11" w:date="2026-09-01T01:42:33Z">
        <w:r w:rsidDel="00000000" w:rsidR="00000000" w:rsidRPr="00000000">
          <w:rPr>
            <w:rFonts w:ascii="Hanken Grotesk" w:cs="Hanken Grotesk" w:eastAsia="Hanken Grotesk" w:hAnsi="Hanken Grotesk"/>
            <w:i w:val="0"/>
            <w:iCs w:val="0"/>
            <w:rtl w:val="0"/>
          </w:rPr>
          <w:t xml:space="preserve">on </w:t>
        </w:r>
      </w:ins>
      <w:r w:rsidDel="00000000" w:rsidR="00000000" w:rsidRPr="00000000">
        <w:rPr>
          <w:rFonts w:ascii="Hanken Grotesk" w:cs="Hanken Grotesk" w:eastAsia="Hanken Grotesk" w:hAnsi="Hanken Grotesk"/>
          <w:i w:val="0"/>
          <w:iCs w:val="0"/>
          <w:rtl w:val="0"/>
        </w:rPr>
        <w:t xml:space="preserve">each </w:t>
      </w:r>
      <w:ins w:author="Patti Norris" w:id="12" w:date="2026-09-01T01:42:38Z">
        <w:r w:rsidDel="00000000" w:rsidR="00000000" w:rsidRPr="00000000">
          <w:rPr>
            <w:rFonts w:ascii="Hanken Grotesk" w:cs="Hanken Grotesk" w:eastAsia="Hanken Grotesk" w:hAnsi="Hanken Grotesk"/>
            <w:i w:val="0"/>
            <w:iCs w:val="0"/>
            <w:rtl w:val="0"/>
          </w:rPr>
          <w:t xml:space="preserve">group </w:t>
        </w:r>
      </w:ins>
      <w:r w:rsidDel="00000000" w:rsidR="00000000" w:rsidRPr="00000000">
        <w:rPr>
          <w:rFonts w:ascii="Hanken Grotesk" w:cs="Hanken Grotesk" w:eastAsia="Hanken Grotesk" w:hAnsi="Hanken Grotesk"/>
          <w:i w:val="0"/>
          <w:iCs w:val="0"/>
          <w:rtl w:val="0"/>
        </w:rPr>
        <w:t xml:space="preserve">to learn more about what distinguished them from the rest.</w:t>
      </w:r>
      <w:r w:rsidDel="00000000" w:rsidR="00000000" w:rsidRPr="00000000">
        <w:rPr>
          <w:rtl w:val="0"/>
        </w:rPr>
      </w:r>
    </w:p>
    <w:p w:rsidR="00000000" w:rsidDel="00000000" w:rsidP="00000000" w:rsidRDefault="00000000" w:rsidRPr="00000000" w14:paraId="0000001F">
      <w:pPr>
        <w:pStyle w:val="Heading2"/>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Group cards  — template: name · "{participants} people" · tagline</w:t>
      </w:r>
    </w:p>
    <w:p w:rsidR="00000000" w:rsidDel="00000000" w:rsidP="00000000" w:rsidRDefault="00000000" w:rsidRPr="00000000" w14:paraId="00000020">
      <w:pPr>
        <w:pStyle w:val="Heading3"/>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Optimists — 51 people</w:t>
      </w:r>
    </w:p>
    <w:p w:rsidR="00000000" w:rsidDel="00000000" w:rsidP="00000000" w:rsidRDefault="00000000" w:rsidRPr="00000000" w14:paraId="00000021">
      <w:pPr>
        <w:rPr>
          <w:rFonts w:ascii="Hanken Grotesk" w:cs="Hanken Grotesk" w:eastAsia="Hanken Grotesk" w:hAnsi="Hanken Grotesk"/>
        </w:rPr>
      </w:pPr>
      <w:r w:rsidDel="00000000" w:rsidR="00000000" w:rsidRPr="00000000">
        <w:rPr>
          <w:rFonts w:ascii="Hanken Grotesk" w:cs="Hanken Grotesk" w:eastAsia="Hanken Grotesk" w:hAnsi="Hanken Grotesk"/>
          <w:i w:val="1"/>
          <w:iCs w:val="1"/>
          <w:rtl w:val="0"/>
        </w:rPr>
        <w:t xml:space="preserve">See</w:t>
      </w:r>
      <w:del w:author="Patti Norris" w:id="13" w:date="2026-09-01T01:43:18Z">
        <w:r w:rsidDel="00000000" w:rsidR="00000000" w:rsidRPr="00000000">
          <w:rPr>
            <w:rFonts w:ascii="Hanken Grotesk" w:cs="Hanken Grotesk" w:eastAsia="Hanken Grotesk" w:hAnsi="Hanken Grotesk"/>
            <w:i w:val="1"/>
            <w:iCs w:val="1"/>
            <w:rtl w:val="0"/>
          </w:rPr>
          <w:delText xml:space="preserve">s</w:delText>
        </w:r>
      </w:del>
      <w:r w:rsidDel="00000000" w:rsidR="00000000" w:rsidRPr="00000000">
        <w:rPr>
          <w:rFonts w:ascii="Hanken Grotesk" w:cs="Hanken Grotesk" w:eastAsia="Hanken Grotesk" w:hAnsi="Hanken Grotesk"/>
          <w:i w:val="1"/>
          <w:iCs w:val="1"/>
          <w:rtl w:val="0"/>
        </w:rPr>
        <w:t xml:space="preserve"> AI’s arrival as inevitable, and </w:t>
      </w:r>
      <w:ins w:author="Patti Norris" w:id="14" w:date="2026-09-01T01:43:35Z">
        <w:r w:rsidDel="00000000" w:rsidR="00000000" w:rsidRPr="00000000">
          <w:rPr>
            <w:i w:val="1"/>
            <w:iCs w:val="1"/>
            <w:rtl w:val="0"/>
            <w:rPrChange w:author="Patti Norris" w:id="15" w:date="2026-09-01T01:43:35Z">
              <w:rPr>
                <w:rFonts w:ascii="Hanken Grotesk" w:cs="Hanken Grotesk" w:eastAsia="Hanken Grotesk" w:hAnsi="Hanken Grotesk"/>
                <w:i w:val="1"/>
                <w:iCs w:val="1"/>
              </w:rPr>
            </w:rPrChange>
          </w:rPr>
          <w:t xml:space="preserve">are the</w:t>
        </w:r>
      </w:ins>
      <w:del w:author="Patti Norris" w:id="14" w:date="2026-09-01T01:43:35Z">
        <w:r w:rsidDel="00000000" w:rsidR="00000000" w:rsidRPr="00000000">
          <w:rPr>
            <w:i w:val="1"/>
            <w:iCs w:val="1"/>
            <w:rtl w:val="0"/>
            <w:rPrChange w:author="Patti Norris" w:id="15" w:date="2026-09-01T01:43:35Z">
              <w:rPr>
                <w:rFonts w:ascii="Hanken Grotesk" w:cs="Hanken Grotesk" w:eastAsia="Hanken Grotesk" w:hAnsi="Hanken Grotesk"/>
                <w:i w:val="1"/>
                <w:iCs w:val="1"/>
              </w:rPr>
            </w:rPrChange>
          </w:rPr>
          <w:delText xml:space="preserve">is the</w:delText>
        </w:r>
      </w:del>
      <w:r w:rsidDel="00000000" w:rsidR="00000000" w:rsidRPr="00000000">
        <w:rPr>
          <w:rFonts w:ascii="Hanken Grotesk" w:cs="Hanken Grotesk" w:eastAsia="Hanken Grotesk" w:hAnsi="Hanken Grotesk"/>
          <w:i w:val="1"/>
          <w:iCs w:val="1"/>
          <w:rtl w:val="0"/>
        </w:rPr>
        <w:t xml:space="preserve"> least convinced it’s already doing harm.</w:t>
      </w:r>
      <w:r w:rsidDel="00000000" w:rsidR="00000000" w:rsidRPr="00000000">
        <w:rPr>
          <w:rtl w:val="0"/>
        </w:rPr>
      </w:r>
    </w:p>
    <w:p w:rsidR="00000000" w:rsidDel="00000000" w:rsidP="00000000" w:rsidRDefault="00000000" w:rsidRPr="00000000" w14:paraId="00000022">
      <w:pPr>
        <w:pStyle w:val="Heading3"/>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Pragmatists — 235 people</w:t>
      </w:r>
    </w:p>
    <w:p w:rsidR="00000000" w:rsidDel="00000000" w:rsidP="00000000" w:rsidRDefault="00000000" w:rsidRPr="00000000" w14:paraId="00000023">
      <w:pPr>
        <w:rPr>
          <w:rFonts w:ascii="Hanken Grotesk" w:cs="Hanken Grotesk" w:eastAsia="Hanken Grotesk" w:hAnsi="Hanken Grotesk"/>
        </w:rPr>
      </w:pPr>
      <w:r w:rsidDel="00000000" w:rsidR="00000000" w:rsidRPr="00000000">
        <w:rPr>
          <w:rFonts w:ascii="Hanken Grotesk" w:cs="Hanken Grotesk" w:eastAsia="Hanken Grotesk" w:hAnsi="Hanken Grotesk"/>
          <w:i w:val="1"/>
          <w:iCs w:val="1"/>
          <w:rtl w:val="0"/>
        </w:rPr>
        <w:t xml:space="preserve">Agree</w:t>
      </w:r>
      <w:ins w:author="Patti Norris" w:id="16" w:date="2026-09-01T01:43:02Z">
        <w:r w:rsidDel="00000000" w:rsidR="00000000" w:rsidRPr="00000000">
          <w:rPr>
            <w:i w:val="1"/>
            <w:iCs w:val="1"/>
            <w:rtl w:val="0"/>
            <w:rPrChange w:author="Patti Norris" w:id="17" w:date="2026-09-01T01:43:02Z">
              <w:rPr>
                <w:rFonts w:ascii="Hanken Grotesk" w:cs="Hanken Grotesk" w:eastAsia="Hanken Grotesk" w:hAnsi="Hanken Grotesk"/>
                <w:i w:val="1"/>
                <w:iCs w:val="1"/>
              </w:rPr>
            </w:rPrChange>
          </w:rPr>
          <w:t xml:space="preserve"> that </w:t>
        </w:r>
      </w:ins>
      <w:del w:author="Patti Norris" w:id="16" w:date="2026-09-01T01:43:02Z">
        <w:r w:rsidDel="00000000" w:rsidR="00000000" w:rsidRPr="00000000">
          <w:rPr>
            <w:rFonts w:ascii="Hanken Grotesk" w:cs="Hanken Grotesk" w:eastAsia="Hanken Grotesk" w:hAnsi="Hanken Grotesk"/>
            <w:i w:val="1"/>
            <w:iCs w:val="1"/>
            <w:rtl w:val="0"/>
          </w:rPr>
          <w:delText xml:space="preserve">s</w:delText>
        </w:r>
      </w:del>
      <w:r w:rsidDel="00000000" w:rsidR="00000000" w:rsidRPr="00000000">
        <w:rPr>
          <w:rFonts w:ascii="Hanken Grotesk" w:cs="Hanken Grotesk" w:eastAsia="Hanken Grotesk" w:hAnsi="Hanken Grotesk"/>
          <w:i w:val="1"/>
          <w:iCs w:val="1"/>
          <w:rtl w:val="0"/>
        </w:rPr>
        <w:t xml:space="preserve"> AI already delivers real benefits, but want</w:t>
      </w:r>
      <w:del w:author="Patti Norris" w:id="18" w:date="2026-09-01T01:43:45Z">
        <w:r w:rsidDel="00000000" w:rsidR="00000000" w:rsidRPr="00000000">
          <w:rPr>
            <w:rFonts w:ascii="Hanken Grotesk" w:cs="Hanken Grotesk" w:eastAsia="Hanken Grotesk" w:hAnsi="Hanken Grotesk"/>
            <w:i w:val="1"/>
            <w:iCs w:val="1"/>
            <w:rtl w:val="0"/>
          </w:rPr>
          <w:delText xml:space="preserve">s</w:delText>
        </w:r>
      </w:del>
      <w:r w:rsidDel="00000000" w:rsidR="00000000" w:rsidRPr="00000000">
        <w:rPr>
          <w:rFonts w:ascii="Hanken Grotesk" w:cs="Hanken Grotesk" w:eastAsia="Hanken Grotesk" w:hAnsi="Hanken Grotesk"/>
          <w:i w:val="1"/>
          <w:iCs w:val="1"/>
          <w:rtl w:val="0"/>
        </w:rPr>
        <w:t xml:space="preserve"> real accountability from AI companies.</w:t>
      </w:r>
      <w:r w:rsidDel="00000000" w:rsidR="00000000" w:rsidRPr="00000000">
        <w:rPr>
          <w:rtl w:val="0"/>
        </w:rPr>
      </w:r>
    </w:p>
    <w:p w:rsidR="00000000" w:rsidDel="00000000" w:rsidP="00000000" w:rsidRDefault="00000000" w:rsidRPr="00000000" w14:paraId="00000024">
      <w:pPr>
        <w:pStyle w:val="Heading3"/>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Skeptics — 113 people</w:t>
      </w:r>
    </w:p>
    <w:p w:rsidR="00000000" w:rsidDel="00000000" w:rsidP="00000000" w:rsidRDefault="00000000" w:rsidRPr="00000000" w14:paraId="00000025">
      <w:pPr>
        <w:rPr>
          <w:rFonts w:ascii="Hanken Grotesk" w:cs="Hanken Grotesk" w:eastAsia="Hanken Grotesk" w:hAnsi="Hanken Grotesk"/>
        </w:rPr>
      </w:pPr>
      <w:r w:rsidDel="00000000" w:rsidR="00000000" w:rsidRPr="00000000">
        <w:rPr>
          <w:rFonts w:ascii="Hanken Grotesk" w:cs="Hanken Grotesk" w:eastAsia="Hanken Grotesk" w:hAnsi="Hanken Grotesk"/>
          <w:i w:val="1"/>
          <w:iCs w:val="1"/>
          <w:rtl w:val="0"/>
        </w:rPr>
        <w:t xml:space="preserve">The most doubtful that AI’s benefits are worth its environmental and human cost.</w:t>
      </w:r>
      <w:r w:rsidDel="00000000" w:rsidR="00000000" w:rsidRPr="00000000">
        <w:rPr>
          <w:rtl w:val="0"/>
        </w:rPr>
      </w:r>
    </w:p>
    <w:p w:rsidR="00000000" w:rsidDel="00000000" w:rsidP="00000000" w:rsidRDefault="00000000" w:rsidRPr="00000000" w14:paraId="00000026">
      <w:pPr>
        <w:pStyle w:val="Heading2"/>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Group detail modal</w:t>
      </w:r>
    </w:p>
    <w:p w:rsidR="00000000" w:rsidDel="00000000" w:rsidP="00000000" w:rsidRDefault="00000000" w:rsidRPr="00000000" w14:paraId="00000027">
      <w:pPr>
        <w:rPr>
          <w:rFonts w:ascii="Hanken Grotesk" w:cs="Hanken Grotesk" w:eastAsia="Hanken Grotesk" w:hAnsi="Hanken Grotesk"/>
        </w:rPr>
      </w:pPr>
      <w:r w:rsidDel="00000000" w:rsidR="00000000" w:rsidRPr="00000000">
        <w:rPr>
          <w:rFonts w:ascii="Hanken Grotesk" w:cs="Hanken Grotesk" w:eastAsia="Hanken Grotesk" w:hAnsi="Hanken Grotesk"/>
          <w:i w:val="1"/>
          <w:iCs w:val="1"/>
          <w:color w:val="666666"/>
          <w:sz w:val="18"/>
          <w:szCs w:val="18"/>
          <w:rtl w:val="0"/>
        </w:rPr>
        <w:t xml:space="preserve">› Page 0 is the description below. Pages 1–5 are that group’s defining poll statements (statement text excluded here), each under the heading "Open Poll Responses", a "{total} votes" line, and per-group rows "{group} — {pct}% agree".</w:t>
      </w:r>
      <w:r w:rsidDel="00000000" w:rsidR="00000000" w:rsidRPr="00000000">
        <w:rPr>
          <w:rtl w:val="0"/>
        </w:rPr>
      </w:r>
    </w:p>
    <w:p w:rsidR="00000000" w:rsidDel="00000000" w:rsidP="00000000" w:rsidRDefault="00000000" w:rsidRPr="00000000" w14:paraId="00000028">
      <w:pPr>
        <w:pStyle w:val="Heading3"/>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Optimists — description</w:t>
      </w:r>
    </w:p>
    <w:p w:rsidR="00000000" w:rsidDel="00000000" w:rsidP="00000000" w:rsidRDefault="00000000" w:rsidRPr="00000000" w14:paraId="00000029">
      <w:pPr>
        <w:rPr>
          <w:rFonts w:ascii="Hanken Grotesk" w:cs="Hanken Grotesk" w:eastAsia="Hanken Grotesk" w:hAnsi="Hanken Grotesk"/>
        </w:rPr>
      </w:pPr>
      <w:r w:rsidDel="00000000" w:rsidR="00000000" w:rsidRPr="00000000">
        <w:rPr>
          <w:rFonts w:ascii="Hanken Grotesk" w:cs="Hanken Grotesk" w:eastAsia="Hanken Grotesk" w:hAnsi="Hanken Grotesk"/>
          <w:i w:val="0"/>
          <w:iCs w:val="0"/>
          <w:rtl w:val="0"/>
        </w:rPr>
        <w:t xml:space="preserve">Compared to other participants, </w:t>
      </w:r>
      <w:ins w:author="Patti Norris" w:id="19" w:date="2026-09-01T01:45:55Z">
        <w:r w:rsidDel="00000000" w:rsidR="00000000" w:rsidRPr="00000000">
          <w:rPr>
            <w:rFonts w:ascii="Hanken Grotesk" w:cs="Hanken Grotesk" w:eastAsia="Hanken Grotesk" w:hAnsi="Hanken Grotesk"/>
            <w:i w:val="0"/>
            <w:iCs w:val="0"/>
            <w:rtl w:val="0"/>
          </w:rPr>
          <w:t xml:space="preserve">people in </w:t>
        </w:r>
      </w:ins>
      <w:r w:rsidDel="00000000" w:rsidR="00000000" w:rsidRPr="00000000">
        <w:rPr>
          <w:rFonts w:ascii="Hanken Grotesk" w:cs="Hanken Grotesk" w:eastAsia="Hanken Grotesk" w:hAnsi="Hanken Grotesk"/>
          <w:i w:val="0"/>
          <w:iCs w:val="0"/>
          <w:rtl w:val="0"/>
        </w:rPr>
        <w:t xml:space="preserve">this group </w:t>
      </w:r>
      <w:ins w:author="Patti Norris" w:id="20" w:date="2026-09-01T01:46:03Z">
        <w:r w:rsidDel="00000000" w:rsidR="00000000" w:rsidRPr="00000000">
          <w:rPr>
            <w:rtl w:val="0"/>
            <w:rPrChange w:author="Patti Norris" w:id="21" w:date="2026-09-01T01:46:03Z">
              <w:rPr>
                <w:rFonts w:ascii="Hanken Grotesk" w:cs="Hanken Grotesk" w:eastAsia="Hanken Grotesk" w:hAnsi="Hanken Grotesk"/>
                <w:i w:val="0"/>
                <w:iCs w:val="0"/>
              </w:rPr>
            </w:rPrChange>
          </w:rPr>
          <w:t xml:space="preserve">are </w:t>
        </w:r>
      </w:ins>
      <w:del w:author="Patti Norris" w:id="20" w:date="2026-09-01T01:46:03Z">
        <w:r w:rsidDel="00000000" w:rsidR="00000000" w:rsidRPr="00000000">
          <w:rPr>
            <w:rtl w:val="0"/>
            <w:rPrChange w:author="Patti Norris" w:id="21" w:date="2026-09-01T01:46:03Z">
              <w:rPr>
                <w:rFonts w:ascii="Hanken Grotesk" w:cs="Hanken Grotesk" w:eastAsia="Hanken Grotesk" w:hAnsi="Hanken Grotesk"/>
                <w:i w:val="0"/>
                <w:iCs w:val="0"/>
              </w:rPr>
            </w:rPrChange>
          </w:rPr>
          <w:delText xml:space="preserve">is </w:delText>
        </w:r>
      </w:del>
      <w:r w:rsidDel="00000000" w:rsidR="00000000" w:rsidRPr="00000000">
        <w:rPr>
          <w:rFonts w:ascii="Hanken Grotesk" w:cs="Hanken Grotesk" w:eastAsia="Hanken Grotesk" w:hAnsi="Hanken Grotesk"/>
          <w:i w:val="0"/>
          <w:iCs w:val="0"/>
          <w:rtl w:val="0"/>
        </w:rPr>
        <w:t xml:space="preserve">far more likely to see AI’s arrival as inevitable — something to adapt to rather than resist or slow down — and </w:t>
      </w:r>
      <w:ins w:author="Patti Norris" w:id="22" w:date="2026-09-01T01:46:31Z">
        <w:r w:rsidDel="00000000" w:rsidR="00000000" w:rsidRPr="00000000">
          <w:rPr>
            <w:rFonts w:ascii="Hanken Grotesk" w:cs="Hanken Grotesk" w:eastAsia="Hanken Grotesk" w:hAnsi="Hanken Grotesk"/>
            <w:i w:val="0"/>
            <w:iCs w:val="0"/>
            <w:rtl w:val="0"/>
          </w:rPr>
          <w:t xml:space="preserve">they are </w:t>
        </w:r>
      </w:ins>
      <w:r w:rsidDel="00000000" w:rsidR="00000000" w:rsidRPr="00000000">
        <w:rPr>
          <w:rFonts w:ascii="Hanken Grotesk" w:cs="Hanken Grotesk" w:eastAsia="Hanken Grotesk" w:hAnsi="Hanken Grotesk"/>
          <w:i w:val="0"/>
          <w:iCs w:val="0"/>
          <w:rtl w:val="0"/>
        </w:rPr>
        <w:t xml:space="preserve">the least persuaded that AI is already causing real harm, from spreading misinformation to displacing artists and writers. They’re also the most open to AI-driven economic development, including data centers, and the least convinced its environmental costs outweigh the benefits.</w:t>
      </w:r>
      <w:r w:rsidDel="00000000" w:rsidR="00000000" w:rsidRPr="00000000">
        <w:rPr>
          <w:rtl w:val="0"/>
        </w:rPr>
      </w:r>
    </w:p>
    <w:p w:rsidR="00000000" w:rsidDel="00000000" w:rsidP="00000000" w:rsidRDefault="00000000" w:rsidRPr="00000000" w14:paraId="0000002A">
      <w:pPr>
        <w:pStyle w:val="Heading3"/>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Pragmatists — description</w:t>
      </w:r>
    </w:p>
    <w:p w:rsidR="00000000" w:rsidDel="00000000" w:rsidP="00000000" w:rsidRDefault="00000000" w:rsidRPr="00000000" w14:paraId="0000002B">
      <w:pPr>
        <w:rPr>
          <w:rFonts w:ascii="Hanken Grotesk" w:cs="Hanken Grotesk" w:eastAsia="Hanken Grotesk" w:hAnsi="Hanken Grotesk"/>
        </w:rPr>
      </w:pPr>
      <w:r w:rsidDel="00000000" w:rsidR="00000000" w:rsidRPr="00000000">
        <w:rPr>
          <w:rFonts w:ascii="Hanken Grotesk" w:cs="Hanken Grotesk" w:eastAsia="Hanken Grotesk" w:hAnsi="Hanken Grotesk"/>
          <w:i w:val="0"/>
          <w:iCs w:val="0"/>
          <w:rtl w:val="0"/>
        </w:rPr>
        <w:t xml:space="preserve">This is the largest group, and its </w:t>
      </w:r>
      <w:ins w:author="Patti Norris" w:id="23" w:date="2026-09-01T01:48:36Z">
        <w:r w:rsidDel="00000000" w:rsidR="00000000" w:rsidRPr="00000000">
          <w:rPr>
            <w:rtl w:val="0"/>
            <w:rPrChange w:author="Patti Norris" w:id="24" w:date="2026-09-01T01:48:36Z">
              <w:rPr>
                <w:rFonts w:ascii="Hanken Grotesk" w:cs="Hanken Grotesk" w:eastAsia="Hanken Grotesk" w:hAnsi="Hanken Grotesk"/>
                <w:i w:val="0"/>
                <w:iCs w:val="0"/>
              </w:rPr>
            </w:rPrChange>
          </w:rPr>
          <w:t xml:space="preserve">members’ </w:t>
        </w:r>
      </w:ins>
      <w:r w:rsidDel="00000000" w:rsidR="00000000" w:rsidRPr="00000000">
        <w:rPr>
          <w:rFonts w:ascii="Hanken Grotesk" w:cs="Hanken Grotesk" w:eastAsia="Hanken Grotesk" w:hAnsi="Hanken Grotesk"/>
          <w:i w:val="0"/>
          <w:iCs w:val="0"/>
          <w:rtl w:val="0"/>
        </w:rPr>
        <w:t xml:space="preserve">stance is conditional: they agree AI already delivers real benefits and isn’t going away, but — unlike Optimists — take long-term risks to humanity seriously and want real accountability from AI companies, opposing liability shields and tax breaks that aren’t tied to responsible use. They reject both the idea that AI is eroding human cognition and the claim that its costs outweigh its benefits.</w:t>
      </w:r>
      <w:r w:rsidDel="00000000" w:rsidR="00000000" w:rsidRPr="00000000">
        <w:rPr>
          <w:rtl w:val="0"/>
        </w:rPr>
      </w:r>
    </w:p>
    <w:p w:rsidR="00000000" w:rsidDel="00000000" w:rsidP="00000000" w:rsidRDefault="00000000" w:rsidRPr="00000000" w14:paraId="0000002C">
      <w:pPr>
        <w:pStyle w:val="Heading3"/>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Skeptics — description</w:t>
      </w:r>
    </w:p>
    <w:p w:rsidR="00000000" w:rsidDel="00000000" w:rsidP="00000000" w:rsidRDefault="00000000" w:rsidRPr="00000000" w14:paraId="0000002D">
      <w:pPr>
        <w:rPr>
          <w:rFonts w:ascii="Hanken Grotesk" w:cs="Hanken Grotesk" w:eastAsia="Hanken Grotesk" w:hAnsi="Hanken Grotesk"/>
        </w:rPr>
      </w:pPr>
      <w:r w:rsidDel="00000000" w:rsidR="00000000" w:rsidRPr="00000000">
        <w:rPr>
          <w:rFonts w:ascii="Hanken Grotesk" w:cs="Hanken Grotesk" w:eastAsia="Hanken Grotesk" w:hAnsi="Hanken Grotesk"/>
          <w:i w:val="0"/>
          <w:iCs w:val="0"/>
          <w:rtl w:val="0"/>
        </w:rPr>
        <w:t xml:space="preserve">Compared to other participants, this group is the most doubtful that AI’s benefits are worth its costs — especially its environmental footprint and its effect on human creativity and thinking — and the most convinced its gains are concentrated among a small number of companies rather than the broader economy. They’re the least persuaded that change is simply inevitable, or that AI tools, education, or university partnerships are actually helping ordinary people.</w:t>
      </w:r>
      <w:r w:rsidDel="00000000" w:rsidR="00000000" w:rsidRPr="00000000">
        <w:rPr>
          <w:rtl w:val="0"/>
        </w:rPr>
      </w:r>
    </w:p>
    <w:p w:rsidR="00000000" w:rsidDel="00000000" w:rsidP="00000000" w:rsidRDefault="00000000" w:rsidRPr="00000000" w14:paraId="0000002E">
      <w:pPr>
        <w:pStyle w:val="Heading1"/>
        <w:rPr>
          <w:rFonts w:ascii="Hanken Grotesk" w:cs="Hanken Grotesk" w:eastAsia="Hanken Grotesk" w:hAnsi="Hanken Grotesk"/>
        </w:rPr>
      </w:pPr>
      <w:r w:rsidDel="00000000" w:rsidR="00000000" w:rsidRPr="00000000">
        <w:rPr>
          <w:rFonts w:ascii="Hanken Grotesk" w:cs="Hanken Grotesk" w:eastAsia="Hanken Grotesk" w:hAnsi="Hanken Grotesk"/>
          <w:color w:val="17348c"/>
          <w:rtl w:val="0"/>
        </w:rPr>
        <w:t xml:space="preserve">Page 4 — Consensus  ("#/consensus")  ·  bar label: "Consensus"</w:t>
      </w:r>
      <w:r w:rsidDel="00000000" w:rsidR="00000000" w:rsidRPr="00000000">
        <w:rPr>
          <w:rtl w:val="0"/>
        </w:rPr>
      </w:r>
    </w:p>
    <w:p w:rsidR="00000000" w:rsidDel="00000000" w:rsidP="00000000" w:rsidRDefault="00000000" w:rsidRPr="00000000" w14:paraId="0000002F">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Eyebrow:  </w:t>
      </w:r>
      <w:r w:rsidDel="00000000" w:rsidR="00000000" w:rsidRPr="00000000">
        <w:rPr>
          <w:rFonts w:ascii="Hanken Grotesk" w:cs="Hanken Grotesk" w:eastAsia="Hanken Grotesk" w:hAnsi="Hanken Grotesk"/>
          <w:rtl w:val="0"/>
        </w:rPr>
        <w:t xml:space="preserve">Bloom Project · COCAP · Central Oregon</w:t>
      </w:r>
    </w:p>
    <w:p w:rsidR="00000000" w:rsidDel="00000000" w:rsidP="00000000" w:rsidRDefault="00000000" w:rsidRPr="00000000" w14:paraId="00000030">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Heading:  </w:t>
      </w:r>
      <w:r w:rsidDel="00000000" w:rsidR="00000000" w:rsidRPr="00000000">
        <w:rPr>
          <w:rFonts w:ascii="Hanken Grotesk" w:cs="Hanken Grotesk" w:eastAsia="Hanken Grotesk" w:hAnsi="Hanken Grotesk"/>
          <w:rtl w:val="0"/>
        </w:rPr>
        <w:t xml:space="preserve">…but we found a lot of common ground.</w:t>
      </w:r>
    </w:p>
    <w:p w:rsidR="00000000" w:rsidDel="00000000" w:rsidP="00000000" w:rsidRDefault="00000000" w:rsidRPr="00000000" w14:paraId="00000031">
      <w:pPr>
        <w:rPr>
          <w:ins w:author="Patti Norris" w:id="27" w:date="2026-09-01T01:51:42Z"/>
          <w:rPrChange w:author="Patti Norris" w:id="28" w:date="2026-09-01T01:51:42Z">
            <w:rPr>
              <w:rFonts w:ascii="Hanken Grotesk" w:cs="Hanken Grotesk" w:eastAsia="Hanken Grotesk" w:hAnsi="Hanken Grotesk"/>
              <w:i w:val="0"/>
              <w:iCs w:val="0"/>
            </w:rPr>
          </w:rPrChange>
        </w:rPr>
      </w:pPr>
      <w:r w:rsidDel="00000000" w:rsidR="00000000" w:rsidRPr="00000000">
        <w:rPr>
          <w:rFonts w:ascii="Hanken Grotesk" w:cs="Hanken Grotesk" w:eastAsia="Hanken Grotesk" w:hAnsi="Hanken Grotesk"/>
          <w:i w:val="0"/>
          <w:iCs w:val="0"/>
          <w:rtl w:val="0"/>
        </w:rPr>
        <w:t xml:space="preserve">Despite their differences, </w:t>
      </w:r>
      <w:ins w:author="Patti Norris" w:id="25" w:date="2026-09-01T01:53:11Z">
        <w:r w:rsidDel="00000000" w:rsidR="00000000" w:rsidRPr="00000000">
          <w:rPr>
            <w:rFonts w:ascii="Hanken Grotesk" w:cs="Hanken Grotesk" w:eastAsia="Hanken Grotesk" w:hAnsi="Hanken Grotesk"/>
            <w:i w:val="0"/>
            <w:iCs w:val="0"/>
            <w:rtl w:val="0"/>
          </w:rPr>
          <w:t xml:space="preserve">almost </w:t>
        </w:r>
      </w:ins>
      <w:r w:rsidDel="00000000" w:rsidR="00000000" w:rsidRPr="00000000">
        <w:rPr>
          <w:rFonts w:ascii="Hanken Grotesk" w:cs="Hanken Grotesk" w:eastAsia="Hanken Grotesk" w:hAnsi="Hanken Grotesk"/>
          <w:i w:val="0"/>
          <w:iCs w:val="0"/>
          <w:rtl w:val="0"/>
        </w:rPr>
        <w:t xml:space="preserve">everyone </w:t>
      </w:r>
      <w:del w:author="Patti Norris" w:id="26" w:date="2026-09-01T01:53:16Z">
        <w:r w:rsidDel="00000000" w:rsidR="00000000" w:rsidRPr="00000000">
          <w:rPr>
            <w:rFonts w:ascii="Hanken Grotesk" w:cs="Hanken Grotesk" w:eastAsia="Hanken Grotesk" w:hAnsi="Hanken Grotesk"/>
            <w:i w:val="0"/>
            <w:iCs w:val="0"/>
            <w:rtl w:val="0"/>
          </w:rPr>
          <w:delText xml:space="preserve">generally </w:delText>
        </w:r>
      </w:del>
      <w:r w:rsidDel="00000000" w:rsidR="00000000" w:rsidRPr="00000000">
        <w:rPr>
          <w:rFonts w:ascii="Hanken Grotesk" w:cs="Hanken Grotesk" w:eastAsia="Hanken Grotesk" w:hAnsi="Hanken Grotesk"/>
          <w:i w:val="0"/>
          <w:iCs w:val="0"/>
          <w:rtl w:val="0"/>
        </w:rPr>
        <w:t xml:space="preserve">agreed on the importance of transparency and community involvement</w:t>
      </w:r>
      <w:ins w:author="Patti Norris" w:id="27" w:date="2026-09-01T01:51:42Z">
        <w:r w:rsidDel="00000000" w:rsidR="00000000" w:rsidRPr="00000000">
          <w:rPr>
            <w:rFonts w:ascii="Hanken Grotesk" w:cs="Hanken Grotesk" w:eastAsia="Hanken Grotesk" w:hAnsi="Hanken Grotesk"/>
            <w:i w:val="0"/>
            <w:iCs w:val="0"/>
            <w:rtl w:val="0"/>
          </w:rPr>
          <w:t xml:space="preserve"> in AI-related </w:t>
        </w:r>
        <w:r w:rsidDel="00000000" w:rsidR="00000000" w:rsidRPr="00000000">
          <w:rPr>
            <w:rtl w:val="0"/>
            <w:rPrChange w:author="Patti Norris" w:id="28" w:date="2026-09-01T01:51:42Z">
              <w:rPr>
                <w:rFonts w:ascii="Hanken Grotesk" w:cs="Hanken Grotesk" w:eastAsia="Hanken Grotesk" w:hAnsi="Hanken Grotesk"/>
                <w:i w:val="0"/>
                <w:iCs w:val="0"/>
              </w:rPr>
            </w:rPrChange>
          </w:rPr>
          <w:t xml:space="preserve">decision-making</w:t>
        </w:r>
        <w:r w:rsidDel="00000000" w:rsidR="00000000" w:rsidRPr="00000000">
          <w:rPr>
            <w:rFonts w:ascii="Hanken Grotesk" w:cs="Hanken Grotesk" w:eastAsia="Hanken Grotesk" w:hAnsi="Hanken Grotesk"/>
            <w:i w:val="0"/>
            <w:iCs w:val="0"/>
            <w:rtl w:val="0"/>
          </w:rPr>
          <w:t xml:space="preserve">.</w:t>
        </w:r>
        <w:r w:rsidDel="00000000" w:rsidR="00000000" w:rsidRPr="00000000">
          <w:rPr>
            <w:rtl w:val="0"/>
          </w:rPr>
        </w:r>
      </w:ins>
    </w:p>
    <w:p w:rsidR="00000000" w:rsidDel="00000000" w:rsidP="00000000" w:rsidRDefault="00000000" w:rsidRPr="00000000" w14:paraId="00000032">
      <w:pPr>
        <w:rPr>
          <w:rFonts w:ascii="Hanken Grotesk" w:cs="Hanken Grotesk" w:eastAsia="Hanken Grotesk" w:hAnsi="Hanken Grotesk"/>
          <w:i w:val="0"/>
          <w:iCs w:val="0"/>
          <w:smallCaps w:val="0"/>
          <w:strike w:val="0"/>
          <w:color w:val="000000"/>
          <w:sz w:val="21"/>
          <w:szCs w:val="21"/>
          <w:u w:val="none"/>
          <w:shd w:fill="auto" w:val="clear"/>
          <w:vertAlign w:val="baseline"/>
        </w:rPr>
      </w:pPr>
      <w:ins w:author="Patti Norris" w:id="27" w:date="2026-09-01T01:51:42Z">
        <w:r w:rsidDel="00000000" w:rsidR="00000000" w:rsidRPr="00000000">
          <w:rPr>
            <w:rtl w:val="0"/>
            <w:rPrChange w:author="Patti Norris" w:id="28" w:date="2026-09-01T01:51:42Z">
              <w:rPr>
                <w:rFonts w:ascii="Hanken Grotesk" w:cs="Hanken Grotesk" w:eastAsia="Hanken Grotesk" w:hAnsi="Hanken Grotesk"/>
                <w:i w:val="0"/>
                <w:iCs w:val="0"/>
              </w:rPr>
            </w:rPrChange>
          </w:rPr>
          <w:t xml:space="preserve">I don’t understand the BCA, ACB, etc. boxes in the bottom right of each statement. We need to either explain these somewhere or remove them. Also, why is the Disagree in the bottom left of each statement always 0?</w:t>
        </w:r>
      </w:ins>
      <w:del w:author="Patti Norris" w:id="27" w:date="2026-09-01T01:51:42Z">
        <w:r w:rsidDel="00000000" w:rsidR="00000000" w:rsidRPr="00000000">
          <w:rPr>
            <w:rFonts w:ascii="Hanken Grotesk" w:cs="Hanken Grotesk" w:eastAsia="Hanken Grotesk" w:hAnsi="Hanken Grotesk"/>
            <w:rtl w:val="0"/>
          </w:rPr>
          <w:delText xml:space="preserve">.</w:delText>
        </w:r>
      </w:del>
      <w:r w:rsidDel="00000000" w:rsidR="00000000" w:rsidRPr="00000000">
        <w:rPr>
          <w:rtl w:val="0"/>
        </w:rPr>
      </w:r>
    </w:p>
    <w:p w:rsidR="00000000" w:rsidDel="00000000" w:rsidP="00000000" w:rsidRDefault="00000000" w:rsidRPr="00000000" w14:paraId="00000033">
      <w:pPr>
        <w:pStyle w:val="Heading1"/>
        <w:rPr>
          <w:rFonts w:ascii="Hanken Grotesk" w:cs="Hanken Grotesk" w:eastAsia="Hanken Grotesk" w:hAnsi="Hanken Grotesk"/>
        </w:rPr>
      </w:pPr>
      <w:r w:rsidDel="00000000" w:rsidR="00000000" w:rsidRPr="00000000">
        <w:rPr>
          <w:rFonts w:ascii="Hanken Grotesk" w:cs="Hanken Grotesk" w:eastAsia="Hanken Grotesk" w:hAnsi="Hanken Grotesk"/>
          <w:color w:val="17348c"/>
          <w:rtl w:val="0"/>
        </w:rPr>
        <w:t xml:space="preserve">Page 5 — Theme Grid / Landing  ("#/themes")  ·  bar label: "Data Explorer"</w:t>
      </w:r>
      <w:r w:rsidDel="00000000" w:rsidR="00000000" w:rsidRPr="00000000">
        <w:rPr>
          <w:rtl w:val="0"/>
        </w:rPr>
      </w:r>
    </w:p>
    <w:p w:rsidR="00000000" w:rsidDel="00000000" w:rsidP="00000000" w:rsidRDefault="00000000" w:rsidRPr="00000000" w14:paraId="00000034">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Eyebrow:  </w:t>
      </w:r>
      <w:r w:rsidDel="00000000" w:rsidR="00000000" w:rsidRPr="00000000">
        <w:rPr>
          <w:rFonts w:ascii="Hanken Grotesk" w:cs="Hanken Grotesk" w:eastAsia="Hanken Grotesk" w:hAnsi="Hanken Grotesk"/>
          <w:rtl w:val="0"/>
        </w:rPr>
        <w:t xml:space="preserve">Bloom Project · COCAP · Central Oregon</w:t>
      </w:r>
    </w:p>
    <w:p w:rsidR="00000000" w:rsidDel="00000000" w:rsidP="00000000" w:rsidRDefault="00000000" w:rsidRPr="00000000" w14:paraId="00000035">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Heading:  </w:t>
      </w:r>
      <w:r w:rsidDel="00000000" w:rsidR="00000000" w:rsidRPr="00000000">
        <w:rPr>
          <w:rFonts w:ascii="Hanken Grotesk" w:cs="Hanken Grotesk" w:eastAsia="Hanken Grotesk" w:hAnsi="Hanken Grotesk"/>
          <w:rtl w:val="0"/>
        </w:rPr>
        <w:t xml:space="preserve">What 400+ people had to say about AI in Central Oregon</w:t>
      </w:r>
    </w:p>
    <w:p w:rsidR="00000000" w:rsidDel="00000000" w:rsidP="00000000" w:rsidRDefault="00000000" w:rsidRPr="00000000" w14:paraId="00000036">
      <w:pPr>
        <w:rPr>
          <w:rFonts w:ascii="Hanken Grotesk" w:cs="Hanken Grotesk" w:eastAsia="Hanken Grotesk" w:hAnsi="Hanken Grotesk"/>
        </w:rPr>
      </w:pPr>
      <w:ins w:author="Patti Norris" w:id="29" w:date="2026-09-01T01:59:40Z">
        <w:r w:rsidDel="00000000" w:rsidR="00000000" w:rsidRPr="00000000">
          <w:rPr>
            <w:rtl w:val="0"/>
            <w:rPrChange w:author="Patti Norris" w:id="30" w:date="2026-09-01T01:59:40Z">
              <w:rPr>
                <w:rFonts w:ascii="Hanken Grotesk" w:cs="Hanken Grotesk" w:eastAsia="Hanken Grotesk" w:hAnsi="Hanken Grotesk"/>
              </w:rPr>
            </w:rPrChange>
          </w:rPr>
          <w:t xml:space="preserve">Responses received in </w:t>
        </w:r>
      </w:ins>
      <w:del w:author="Patti Norris" w:id="29" w:date="2026-09-01T01:59:40Z">
        <w:r w:rsidDel="00000000" w:rsidR="00000000" w:rsidRPr="00000000">
          <w:rPr>
            <w:rFonts w:ascii="Hanken Grotesk" w:cs="Hanken Grotesk" w:eastAsia="Hanken Grotesk" w:hAnsi="Hanken Grotesk"/>
            <w:i w:val="0"/>
            <w:iCs w:val="0"/>
            <w:rtl w:val="0"/>
          </w:rPr>
          <w:delText xml:space="preserve">S</w:delText>
        </w:r>
      </w:del>
      <w:ins w:author="Patti Norris" w:id="29" w:date="2026-09-01T01:59:40Z">
        <w:r w:rsidDel="00000000" w:rsidR="00000000" w:rsidRPr="00000000">
          <w:rPr>
            <w:rtl w:val="0"/>
            <w:rPrChange w:author="Patti Norris" w:id="30" w:date="2026-09-01T01:59:40Z">
              <w:rPr>
                <w:rFonts w:ascii="Hanken Grotesk" w:cs="Hanken Grotesk" w:eastAsia="Hanken Grotesk" w:hAnsi="Hanken Grotesk"/>
                <w:i w:val="0"/>
                <w:iCs w:val="0"/>
              </w:rPr>
            </w:rPrChange>
          </w:rPr>
          <w:t xml:space="preserve">s</w:t>
        </w:r>
      </w:ins>
      <w:r w:rsidDel="00000000" w:rsidR="00000000" w:rsidRPr="00000000">
        <w:rPr>
          <w:rFonts w:ascii="Hanken Grotesk" w:cs="Hanken Grotesk" w:eastAsia="Hanken Grotesk" w:hAnsi="Hanken Grotesk"/>
          <w:i w:val="0"/>
          <w:iCs w:val="0"/>
          <w:rtl w:val="0"/>
        </w:rPr>
        <w:t xml:space="preserve">ix listening sessions</w:t>
      </w:r>
      <w:ins w:author="Patti Norris" w:id="31" w:date="2026-09-01T01:59:55Z">
        <w:r w:rsidDel="00000000" w:rsidR="00000000" w:rsidRPr="00000000">
          <w:rPr>
            <w:rFonts w:ascii="Hanken Grotesk" w:cs="Hanken Grotesk" w:eastAsia="Hanken Grotesk" w:hAnsi="Hanken Grotesk"/>
            <w:i w:val="0"/>
            <w:iCs w:val="0"/>
            <w:rtl w:val="0"/>
          </w:rPr>
          <w:t xml:space="preserve"> around the region</w:t>
        </w:r>
      </w:ins>
      <w:r w:rsidDel="00000000" w:rsidR="00000000" w:rsidRPr="00000000">
        <w:rPr>
          <w:rFonts w:ascii="Hanken Grotesk" w:cs="Hanken Grotesk" w:eastAsia="Hanken Grotesk" w:hAnsi="Hanken Grotesk"/>
          <w:i w:val="0"/>
          <w:iCs w:val="0"/>
          <w:rtl w:val="0"/>
        </w:rPr>
        <w:t xml:space="preserve"> and one open poll, </w:t>
      </w:r>
      <w:ins w:author="Patti Norris" w:id="32" w:date="2026-09-01T02:00:30Z">
        <w:r w:rsidDel="00000000" w:rsidR="00000000" w:rsidRPr="00000000">
          <w:rPr>
            <w:rtl w:val="0"/>
            <w:rPrChange w:author="Patti Norris" w:id="33" w:date="2026-09-01T02:00:30Z">
              <w:rPr>
                <w:rFonts w:ascii="Hanken Grotesk" w:cs="Hanken Grotesk" w:eastAsia="Hanken Grotesk" w:hAnsi="Hanken Grotesk"/>
                <w:i w:val="0"/>
                <w:iCs w:val="0"/>
              </w:rPr>
            </w:rPrChange>
          </w:rPr>
          <w:t xml:space="preserve">coalesced</w:t>
        </w:r>
      </w:ins>
      <w:del w:author="Patti Norris" w:id="32" w:date="2026-09-01T02:00:30Z">
        <w:r w:rsidDel="00000000" w:rsidR="00000000" w:rsidRPr="00000000">
          <w:rPr>
            <w:rtl w:val="0"/>
            <w:rPrChange w:author="Patti Norris" w:id="33" w:date="2026-09-01T02:00:30Z">
              <w:rPr>
                <w:rFonts w:ascii="Hanken Grotesk" w:cs="Hanken Grotesk" w:eastAsia="Hanken Grotesk" w:hAnsi="Hanken Grotesk"/>
                <w:i w:val="0"/>
                <w:iCs w:val="0"/>
              </w:rPr>
            </w:rPrChange>
          </w:rPr>
          <w:delText xml:space="preserve">sorted </w:delText>
        </w:r>
      </w:del>
      <w:r w:rsidDel="00000000" w:rsidR="00000000" w:rsidRPr="00000000">
        <w:rPr>
          <w:rFonts w:ascii="Hanken Grotesk" w:cs="Hanken Grotesk" w:eastAsia="Hanken Grotesk" w:hAnsi="Hanken Grotesk"/>
          <w:i w:val="0"/>
          <w:iCs w:val="0"/>
          <w:rtl w:val="0"/>
        </w:rPr>
        <w:t xml:space="preserve">into eight themes. Each square below is one </w:t>
      </w:r>
      <w:ins w:author="Patti Norris" w:id="34" w:date="2026-09-01T02:00:42Z">
        <w:r w:rsidDel="00000000" w:rsidR="00000000" w:rsidRPr="00000000">
          <w:rPr>
            <w:rFonts w:ascii="Hanken Grotesk" w:cs="Hanken Grotesk" w:eastAsia="Hanken Grotesk" w:hAnsi="Hanken Grotesk"/>
            <w:i w:val="0"/>
            <w:iCs w:val="0"/>
            <w:rtl w:val="0"/>
          </w:rPr>
          <w:t xml:space="preserve">poll </w:t>
        </w:r>
      </w:ins>
      <w:r w:rsidDel="00000000" w:rsidR="00000000" w:rsidRPr="00000000">
        <w:rPr>
          <w:rFonts w:ascii="Hanken Grotesk" w:cs="Hanken Grotesk" w:eastAsia="Hanken Grotesk" w:hAnsi="Hanken Grotesk"/>
          <w:i w:val="0"/>
          <w:iCs w:val="0"/>
          <w:rtl w:val="0"/>
        </w:rPr>
        <w:t xml:space="preserve">statement </w:t>
      </w:r>
      <w:ins w:author="Patti Norris" w:id="35" w:date="2026-09-01T02:02:06Z">
        <w:commentRangeStart w:id="1"/>
        <w:r w:rsidDel="00000000" w:rsidR="00000000" w:rsidRPr="00000000">
          <w:rPr>
            <w:rFonts w:ascii="Hanken Grotesk" w:cs="Hanken Grotesk" w:eastAsia="Hanken Grotesk" w:hAnsi="Hanken Grotesk"/>
            <w:i w:val="0"/>
            <w:iCs w:val="0"/>
            <w:rtl w:val="0"/>
          </w:rPr>
          <w:t xml:space="preserve">added by a user</w:t>
        </w:r>
        <w:commentRangeEnd w:id="1"/>
        <w:r w:rsidDel="00000000" w:rsidR="00000000" w:rsidRPr="00000000">
          <w:commentReference w:id="1"/>
        </w:r>
        <w:r w:rsidDel="00000000" w:rsidR="00000000" w:rsidRPr="00000000">
          <w:rPr>
            <w:rFonts w:ascii="Hanken Grotesk" w:cs="Hanken Grotesk" w:eastAsia="Hanken Grotesk" w:hAnsi="Hanken Grotesk"/>
            <w:i w:val="0"/>
            <w:iCs w:val="0"/>
            <w:rtl w:val="0"/>
          </w:rPr>
          <w:t xml:space="preserve"> </w:t>
        </w:r>
      </w:ins>
      <w:r w:rsidDel="00000000" w:rsidR="00000000" w:rsidRPr="00000000">
        <w:rPr>
          <w:rFonts w:ascii="Hanken Grotesk" w:cs="Hanken Grotesk" w:eastAsia="Hanken Grotesk" w:hAnsi="Hanken Grotesk"/>
          <w:i w:val="0"/>
          <w:iCs w:val="0"/>
          <w:rtl w:val="0"/>
        </w:rPr>
        <w:t xml:space="preserve">or one </w:t>
      </w:r>
      <w:ins w:author="Patti Norris" w:id="36" w:date="2026-09-01T02:01:08Z">
        <w:r w:rsidDel="00000000" w:rsidR="00000000" w:rsidRPr="00000000">
          <w:rPr>
            <w:rFonts w:ascii="Hanken Grotesk" w:cs="Hanken Grotesk" w:eastAsia="Hanken Grotesk" w:hAnsi="Hanken Grotesk"/>
            <w:i w:val="0"/>
            <w:iCs w:val="0"/>
            <w:rtl w:val="0"/>
          </w:rPr>
          <w:t xml:space="preserve">comment in a </w:t>
        </w:r>
        <w:r w:rsidDel="00000000" w:rsidR="00000000" w:rsidRPr="00000000">
          <w:rPr>
            <w:rtl w:val="0"/>
            <w:rPrChange w:author="Patti Norris" w:id="37" w:date="2026-09-01T02:01:08Z">
              <w:rPr>
                <w:rFonts w:ascii="Hanken Grotesk" w:cs="Hanken Grotesk" w:eastAsia="Hanken Grotesk" w:hAnsi="Hanken Grotesk"/>
                <w:i w:val="0"/>
                <w:iCs w:val="0"/>
              </w:rPr>
            </w:rPrChange>
          </w:rPr>
          <w:t xml:space="preserve">live session</w:t>
        </w:r>
        <w:del w:author="Patti Norris" w:id="36" w:date="2026-09-01T02:01:08Z">
          <w:r w:rsidDel="00000000" w:rsidR="00000000" w:rsidRPr="00000000">
            <w:rPr>
              <w:rtl w:val="0"/>
              <w:rPrChange w:author="Patti Norris" w:id="37" w:date="2026-09-01T02:01:08Z">
                <w:rPr>
                  <w:rFonts w:ascii="Hanken Grotesk" w:cs="Hanken Grotesk" w:eastAsia="Hanken Grotesk" w:hAnsi="Hanken Grotesk"/>
                  <w:i w:val="0"/>
                  <w:iCs w:val="0"/>
                </w:rPr>
              </w:rPrChange>
            </w:rPr>
            <w:delText xml:space="preserve">comment</w:delText>
          </w:r>
        </w:del>
      </w:ins>
      <w:del w:author="Patti Norris" w:id="36" w:date="2026-09-01T02:01:08Z">
        <w:r w:rsidDel="00000000" w:rsidR="00000000" w:rsidRPr="00000000">
          <w:rPr>
            <w:rtl w:val="0"/>
            <w:rPrChange w:author="Patti Norris" w:id="37" w:date="2026-09-01T02:01:08Z">
              <w:rPr>
                <w:rFonts w:ascii="Hanken Grotesk" w:cs="Hanken Grotesk" w:eastAsia="Hanken Grotesk" w:hAnsi="Hanken Grotesk"/>
                <w:i w:val="0"/>
                <w:iCs w:val="0"/>
              </w:rPr>
            </w:rPrChange>
          </w:rPr>
          <w:delText xml:space="preserve">thing somebody said out loud</w:delText>
        </w:r>
      </w:del>
      <w:r w:rsidDel="00000000" w:rsidR="00000000" w:rsidRPr="00000000">
        <w:rPr>
          <w:rFonts w:ascii="Hanken Grotesk" w:cs="Hanken Grotesk" w:eastAsia="Hanken Grotesk" w:hAnsi="Hanken Grotesk"/>
          <w:i w:val="0"/>
          <w:iCs w:val="0"/>
          <w:rtl w:val="0"/>
        </w:rPr>
        <w:t xml:space="preserve">.</w:t>
      </w:r>
      <w:r w:rsidDel="00000000" w:rsidR="00000000" w:rsidRPr="00000000">
        <w:rPr>
          <w:rtl w:val="0"/>
        </w:rPr>
      </w:r>
    </w:p>
    <w:p w:rsidR="00000000" w:rsidDel="00000000" w:rsidP="00000000" w:rsidRDefault="00000000" w:rsidRPr="00000000" w14:paraId="00000037">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Legend:  </w:t>
      </w:r>
      <w:r w:rsidDel="00000000" w:rsidR="00000000" w:rsidRPr="00000000">
        <w:rPr>
          <w:rFonts w:ascii="Hanken Grotesk" w:cs="Hanken Grotesk" w:eastAsia="Hanken Grotesk" w:hAnsi="Hanken Grotesk"/>
          <w:rtl w:val="0"/>
        </w:rPr>
        <w:t xml:space="preserve">Poll statement   ·   Session quote</w:t>
      </w:r>
    </w:p>
    <w:p w:rsidR="00000000" w:rsidDel="00000000" w:rsidP="00000000" w:rsidRDefault="00000000" w:rsidRPr="00000000" w14:paraId="00000038">
      <w:pPr>
        <w:pStyle w:val="Heading2"/>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Theme blocks  — template: "→" · {theme name} · "{np} statements · {nq} quotes"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Hanken Grotesk" w:cs="Hanken Grotesk" w:eastAsia="Hanken Grotesk" w:hAnsi="Hanken Grotesk"/>
        </w:rPr>
      </w:pP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Governance &amp; Decision-Making  —  </w:t>
      </w:r>
      <w:commentRangeStart w:id="2"/>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26 statements · 4 quotes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Hanken Grotesk" w:cs="Hanken Grotesk" w:eastAsia="Hanken Grotesk" w:hAnsi="Hanken Grotesk"/>
        </w:rPr>
      </w:pP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Data Centers  —  12 statements · 3 quotes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Hanken Grotesk" w:cs="Hanken Grotesk" w:eastAsia="Hanken Grotesk" w:hAnsi="Hanken Grotesk"/>
        </w:rPr>
      </w:pP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Education &amp; Children  —  12 statements · 6 quotes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Hanken Grotesk" w:cs="Hanken Grotesk" w:eastAsia="Hanken Grotesk" w:hAnsi="Hanken Grotesk"/>
        </w:rPr>
      </w:pP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Mental Health  —  3 statements · 9 quotes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Hanken Grotesk" w:cs="Hanken Grotesk" w:eastAsia="Hanken Grotesk" w:hAnsi="Hanken Grotesk"/>
        </w:rPr>
      </w:pP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Workforce &amp; Labor  —  19 statements · 0 quotes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Hanken Grotesk" w:cs="Hanken Grotesk" w:eastAsia="Hanken Grotesk" w:hAnsi="Hanken Grotesk"/>
        </w:rPr>
      </w:pP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Existential Risk  —  9 statements · 3 quotes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Hanken Grotesk" w:cs="Hanken Grotesk" w:eastAsia="Hanken Grotesk" w:hAnsi="Hanken Grotesk"/>
        </w:rPr>
      </w:pP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Access &amp; Accuracy  —  14 statements · 7 quotes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Hanken Grotesk" w:cs="Hanken Grotesk" w:eastAsia="Hanken Grotesk" w:hAnsi="Hanken Grotesk"/>
        </w:rPr>
      </w:pP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Privacy &amp; Personal Data  —  4 statements · 0 quotes</w:t>
      </w:r>
    </w:p>
    <w:p w:rsidR="00000000" w:rsidDel="00000000" w:rsidP="00000000" w:rsidRDefault="00000000" w:rsidRPr="00000000" w14:paraId="00000041">
      <w:pPr>
        <w:pStyle w:val="Heading1"/>
        <w:rPr>
          <w:rFonts w:ascii="Hanken Grotesk" w:cs="Hanken Grotesk" w:eastAsia="Hanken Grotesk" w:hAnsi="Hanken Grotesk"/>
        </w:rPr>
      </w:pPr>
      <w:r w:rsidDel="00000000" w:rsidR="00000000" w:rsidRPr="00000000">
        <w:rPr>
          <w:rFonts w:ascii="Hanken Grotesk" w:cs="Hanken Grotesk" w:eastAsia="Hanken Grotesk" w:hAnsi="Hanken Grotesk"/>
          <w:color w:val="17348c"/>
          <w:rtl w:val="0"/>
        </w:rPr>
        <w:t xml:space="preserve">Single Theme Page  ("#/{themeKey}")</w:t>
      </w:r>
      <w:r w:rsidDel="00000000" w:rsidR="00000000" w:rsidRPr="00000000">
        <w:rPr>
          <w:rtl w:val="0"/>
        </w:rPr>
      </w:r>
    </w:p>
    <w:p w:rsidR="00000000" w:rsidDel="00000000" w:rsidP="00000000" w:rsidRDefault="00000000" w:rsidRPr="00000000" w14:paraId="00000042">
      <w:pPr>
        <w:pStyle w:val="Heading2"/>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Theme — Governance &amp; Decision-Making</w:t>
      </w:r>
    </w:p>
    <w:p w:rsidR="00000000" w:rsidDel="00000000" w:rsidP="00000000" w:rsidRDefault="00000000" w:rsidRPr="00000000" w14:paraId="00000043">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Description:  </w:t>
      </w:r>
      <w:r w:rsidDel="00000000" w:rsidR="00000000" w:rsidRPr="00000000">
        <w:rPr>
          <w:rtl w:val="0"/>
        </w:rPr>
      </w:r>
    </w:p>
    <w:p w:rsidR="00000000" w:rsidDel="00000000" w:rsidP="00000000" w:rsidRDefault="00000000" w:rsidRPr="00000000" w14:paraId="00000044">
      <w:pPr>
        <w:rPr>
          <w:rFonts w:ascii="Hanken Grotesk" w:cs="Hanken Grotesk" w:eastAsia="Hanken Grotesk" w:hAnsi="Hanken Grotesk"/>
        </w:rPr>
      </w:pPr>
      <w:r w:rsidDel="00000000" w:rsidR="00000000" w:rsidRPr="00000000">
        <w:rPr>
          <w:rFonts w:ascii="Hanken Grotesk" w:cs="Hanken Grotesk" w:eastAsia="Hanken Grotesk" w:hAnsi="Hanken Grotesk"/>
          <w:i w:val="0"/>
          <w:iCs w:val="0"/>
          <w:rtl w:val="0"/>
        </w:rPr>
        <w:t xml:space="preserve">There is almost no argument about who belongs in the room</w:t>
      </w:r>
      <w:ins w:author="Patti Norris" w:id="38" w:date="2026-09-01T02:05:34Z">
        <w:r w:rsidDel="00000000" w:rsidR="00000000" w:rsidRPr="00000000">
          <w:rPr>
            <w:rFonts w:ascii="Hanken Grotesk" w:cs="Hanken Grotesk" w:eastAsia="Hanken Grotesk" w:hAnsi="Hanken Grotesk"/>
            <w:i w:val="0"/>
            <w:iCs w:val="0"/>
            <w:rtl w:val="0"/>
          </w:rPr>
          <w:t xml:space="preserve"> when AI decisions are made.</w:t>
        </w:r>
      </w:ins>
      <w:del w:author="Patti Norris" w:id="38" w:date="2026-09-01T02:05:34Z">
        <w:r w:rsidDel="00000000" w:rsidR="00000000" w:rsidRPr="00000000">
          <w:rPr>
            <w:rFonts w:ascii="Hanken Grotesk" w:cs="Hanken Grotesk" w:eastAsia="Hanken Grotesk" w:hAnsi="Hanken Grotesk"/>
            <w:i w:val="0"/>
            <w:iCs w:val="0"/>
            <w:rtl w:val="0"/>
          </w:rPr>
          <w:delText xml:space="preserve">:</w:delText>
        </w:r>
      </w:del>
      <w:r w:rsidDel="00000000" w:rsidR="00000000" w:rsidRPr="00000000">
        <w:rPr>
          <w:rFonts w:ascii="Hanken Grotesk" w:cs="Hanken Grotesk" w:eastAsia="Hanken Grotesk" w:hAnsi="Hanken Grotesk"/>
          <w:i w:val="0"/>
          <w:iCs w:val="0"/>
          <w:rtl w:val="0"/>
        </w:rPr>
        <w:t xml:space="preserve"> </w:t>
      </w:r>
      <w:del w:author="Patti Norris" w:id="39" w:date="2026-09-01T02:05:51Z">
        <w:r w:rsidDel="00000000" w:rsidR="00000000" w:rsidRPr="00000000">
          <w:rPr>
            <w:rFonts w:ascii="Hanken Grotesk" w:cs="Hanken Grotesk" w:eastAsia="Hanken Grotesk" w:hAnsi="Hanken Grotesk"/>
            <w:i w:val="0"/>
            <w:iCs w:val="0"/>
            <w:rtl w:val="0"/>
          </w:rPr>
          <w:delText xml:space="preserve">i</w:delText>
        </w:r>
      </w:del>
      <w:ins w:author="Patti Norris" w:id="39" w:date="2026-09-01T02:05:51Z">
        <w:r w:rsidDel="00000000" w:rsidR="00000000" w:rsidRPr="00000000">
          <w:rPr>
            <w:rtl w:val="0"/>
            <w:rPrChange w:author="Patti Norris" w:id="40" w:date="2026-09-01T02:05:51Z">
              <w:rPr>
                <w:rFonts w:ascii="Hanken Grotesk" w:cs="Hanken Grotesk" w:eastAsia="Hanken Grotesk" w:hAnsi="Hanken Grotesk"/>
                <w:i w:val="0"/>
                <w:iCs w:val="0"/>
              </w:rPr>
            </w:rPrChange>
          </w:rPr>
          <w:t xml:space="preserve">I</w:t>
        </w:r>
      </w:ins>
      <w:r w:rsidDel="00000000" w:rsidR="00000000" w:rsidRPr="00000000">
        <w:rPr>
          <w:rFonts w:ascii="Hanken Grotesk" w:cs="Hanken Grotesk" w:eastAsia="Hanken Grotesk" w:hAnsi="Hanken Grotesk"/>
          <w:i w:val="0"/>
          <w:iCs w:val="0"/>
          <w:rtl w:val="0"/>
        </w:rPr>
        <w:t xml:space="preserve">nvolving rural</w:t>
      </w:r>
      <w:del w:author="Patti Norris" w:id="41" w:date="2026-09-01T02:07:43Z">
        <w:r w:rsidDel="00000000" w:rsidR="00000000" w:rsidRPr="00000000">
          <w:rPr>
            <w:rFonts w:ascii="Hanken Grotesk" w:cs="Hanken Grotesk" w:eastAsia="Hanken Grotesk" w:hAnsi="Hanken Grotesk"/>
            <w:i w:val="0"/>
            <w:iCs w:val="0"/>
            <w:rtl w:val="0"/>
          </w:rPr>
          <w:delText xml:space="preserve"> </w:delText>
        </w:r>
      </w:del>
      <w:ins w:author="Patti Norris" w:id="41" w:date="2026-09-01T02:07:43Z">
        <w:r w:rsidDel="00000000" w:rsidR="00000000" w:rsidRPr="00000000">
          <w:rPr>
            <w:rtl w:val="0"/>
            <w:rPrChange w:author="Patti Norris" w:id="42" w:date="2026-09-01T02:07:43Z">
              <w:rPr>
                <w:rFonts w:ascii="Hanken Grotesk" w:cs="Hanken Grotesk" w:eastAsia="Hanken Grotesk" w:hAnsi="Hanken Grotesk"/>
                <w:i w:val="0"/>
                <w:iCs w:val="0"/>
              </w:rPr>
            </w:rPrChange>
          </w:rPr>
          <w:t xml:space="preserve">,</w:t>
        </w:r>
      </w:ins>
      <w:del w:author="Patti Norris" w:id="41" w:date="2026-09-01T02:07:43Z">
        <w:r w:rsidDel="00000000" w:rsidR="00000000" w:rsidRPr="00000000">
          <w:rPr>
            <w:rFonts w:ascii="Hanken Grotesk" w:cs="Hanken Grotesk" w:eastAsia="Hanken Grotesk" w:hAnsi="Hanken Grotesk"/>
            <w:i w:val="0"/>
            <w:iCs w:val="0"/>
            <w:rtl w:val="0"/>
          </w:rPr>
          <w:delText xml:space="preserve">and </w:delText>
        </w:r>
      </w:del>
      <w:r w:rsidDel="00000000" w:rsidR="00000000" w:rsidRPr="00000000">
        <w:rPr>
          <w:rFonts w:ascii="Hanken Grotesk" w:cs="Hanken Grotesk" w:eastAsia="Hanken Grotesk" w:hAnsi="Hanken Grotesk"/>
          <w:i w:val="0"/>
          <w:iCs w:val="0"/>
          <w:rtl w:val="0"/>
        </w:rPr>
        <w:t xml:space="preserve">lower-income communities</w:t>
      </w:r>
      <w:ins w:author="Patti Norris" w:id="43" w:date="2026-09-01T02:08:09Z">
        <w:r w:rsidDel="00000000" w:rsidR="00000000" w:rsidRPr="00000000">
          <w:rPr>
            <w:rtl w:val="0"/>
            <w:rPrChange w:author="Patti Norris" w:id="44" w:date="2026-09-01T02:08:09Z">
              <w:rPr>
                <w:rFonts w:ascii="Hanken Grotesk" w:cs="Hanken Grotesk" w:eastAsia="Hanken Grotesk" w:hAnsi="Hanken Grotesk"/>
                <w:i w:val="0"/>
                <w:iCs w:val="0"/>
              </w:rPr>
            </w:rPrChange>
          </w:rPr>
          <w:t xml:space="preserve">, and </w:t>
        </w:r>
      </w:ins>
      <w:del w:author="Patti Norris" w:id="43" w:date="2026-09-01T02:08:09Z">
        <w:r w:rsidDel="00000000" w:rsidR="00000000" w:rsidRPr="00000000">
          <w:rPr>
            <w:rtl w:val="0"/>
            <w:rPrChange w:author="Patti Norris" w:id="44" w:date="2026-09-01T02:08:09Z">
              <w:rPr>
                <w:rFonts w:ascii="Hanken Grotesk" w:cs="Hanken Grotesk" w:eastAsia="Hanken Grotesk" w:hAnsi="Hanken Grotesk"/>
                <w:i w:val="0"/>
                <w:iCs w:val="0"/>
              </w:rPr>
            </w:rPrChange>
          </w:rPr>
          <w:delText xml:space="preserve"> draws 91% and 94%</w:delText>
        </w:r>
      </w:del>
      <w:ins w:author="Patti Norris" w:id="45" w:date="2026-09-01T02:06:00Z">
        <w:del w:author="Patti Norris" w:id="43" w:date="2026-09-01T02:08:09Z">
          <w:r w:rsidDel="00000000" w:rsidR="00000000" w:rsidRPr="00000000">
            <w:rPr>
              <w:rtl w:val="0"/>
              <w:rPrChange w:author="Patti Norris" w:id="44" w:date="2026-09-01T02:08:09Z">
                <w:rPr>
                  <w:rFonts w:ascii="Hanken Grotesk" w:cs="Hanken Grotesk" w:eastAsia="Hanken Grotesk" w:hAnsi="Hanken Grotesk"/>
                  <w:i w:val="0"/>
                  <w:iCs w:val="0"/>
                </w:rPr>
              </w:rPrChange>
            </w:rPr>
            <w:delText xml:space="preserve"> approval</w:delText>
          </w:r>
        </w:del>
      </w:ins>
      <w:del w:author="Patti Norris" w:id="43" w:date="2026-09-01T02:08:09Z">
        <w:r w:rsidDel="00000000" w:rsidR="00000000" w:rsidRPr="00000000">
          <w:rPr>
            <w:rtl w:val="0"/>
            <w:rPrChange w:author="Patti Norris" w:id="44" w:date="2026-09-01T02:08:09Z">
              <w:rPr>
                <w:rFonts w:ascii="Hanken Grotesk" w:cs="Hanken Grotesk" w:eastAsia="Hanken Grotesk" w:hAnsi="Hanken Grotesk"/>
                <w:i w:val="0"/>
                <w:iCs w:val="0"/>
              </w:rPr>
            </w:rPrChange>
          </w:rPr>
          <w:delText xml:space="preserve">, a formal seat fo</w:delText>
        </w:r>
      </w:del>
      <w:r w:rsidDel="00000000" w:rsidR="00000000" w:rsidRPr="00000000">
        <w:rPr>
          <w:rFonts w:ascii="Hanken Grotesk" w:cs="Hanken Grotesk" w:eastAsia="Hanken Grotesk" w:hAnsi="Hanken Grotesk"/>
          <w:i w:val="0"/>
          <w:iCs w:val="0"/>
          <w:rtl w:val="0"/>
        </w:rPr>
        <w:t xml:space="preserve">r the Confederated Tribes of Warm Springs </w:t>
      </w:r>
      <w:ins w:author="Patti Norris" w:id="46" w:date="2026-09-01T02:08:24Z">
        <w:r w:rsidDel="00000000" w:rsidR="00000000" w:rsidRPr="00000000">
          <w:rPr>
            <w:rtl w:val="0"/>
            <w:rPrChange w:author="Patti Norris" w:id="47" w:date="2026-09-01T02:08:24Z">
              <w:rPr>
                <w:rFonts w:ascii="Hanken Grotesk" w:cs="Hanken Grotesk" w:eastAsia="Hanken Grotesk" w:hAnsi="Hanken Grotesk"/>
                <w:i w:val="0"/>
                <w:iCs w:val="0"/>
              </w:rPr>
            </w:rPrChange>
          </w:rPr>
          <w:t xml:space="preserve">drew significant approval from all groups. </w:t>
        </w:r>
      </w:ins>
      <w:del w:author="Patti Norris" w:id="46" w:date="2026-09-01T02:08:24Z">
        <w:r w:rsidDel="00000000" w:rsidR="00000000" w:rsidRPr="00000000">
          <w:rPr>
            <w:rtl w:val="0"/>
            <w:rPrChange w:author="Patti Norris" w:id="47" w:date="2026-09-01T02:08:24Z">
              <w:rPr>
                <w:rFonts w:ascii="Hanken Grotesk" w:cs="Hanken Grotesk" w:eastAsia="Hanken Grotesk" w:hAnsi="Hanken Grotesk"/>
                <w:i w:val="0"/>
                <w:iCs w:val="0"/>
              </w:rPr>
            </w:rPrChange>
          </w:rPr>
          <w:delText xml:space="preserve">91% and 90%</w:delText>
        </w:r>
      </w:del>
      <w:r w:rsidDel="00000000" w:rsidR="00000000" w:rsidRPr="00000000">
        <w:rPr>
          <w:rFonts w:ascii="Hanken Grotesk" w:cs="Hanken Grotesk" w:eastAsia="Hanken Grotesk" w:hAnsi="Hanken Grotesk"/>
          <w:i w:val="0"/>
          <w:iCs w:val="0"/>
          <w:rtl w:val="0"/>
        </w:rPr>
        <w:t xml:space="preserve">. </w:t>
      </w:r>
      <w:commentRangeStart w:id="3"/>
      <w:r w:rsidDel="00000000" w:rsidR="00000000" w:rsidRPr="00000000">
        <w:rPr>
          <w:rFonts w:ascii="Hanken Grotesk" w:cs="Hanken Grotesk" w:eastAsia="Hanken Grotesk" w:hAnsi="Hanken Grotesk"/>
          <w:i w:val="0"/>
          <w:iCs w:val="0"/>
          <w:rtl w:val="0"/>
        </w:rPr>
        <w:t xml:space="preserve">The fight is over what those rooms are for. Skeptics endorse the flat claim that AI’s costs outweigh any benefit (83% vs 6%).</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5">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"What we learned" — insights: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w:t>
      </w:r>
      <w:commentRangeStart w:id="4"/>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AGREE</w:t>
      </w:r>
      <w:commentRangeEnd w:id="4"/>
      <w:r w:rsidDel="00000000" w:rsidR="00000000" w:rsidRPr="00000000">
        <w:commentReference w:id="4"/>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 that communities should be involved in decisions about AI</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AGREE that government use of AI should be transparent and independently audited</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DISAGREE about whether AI should be publicly</w:t>
      </w:r>
      <w:ins w:author="Patti Norris" w:id="48" w:date="2026-09-01T02:10:13Z">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w:t>
        </w:r>
      </w:ins>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 or privately</w:t>
      </w:r>
      <w:ins w:author="Patti Norris" w:id="49" w:date="2026-09-01T02:10:19Z">
        <w:r w:rsidDel="00000000" w:rsidR="00000000" w:rsidRPr="00000000">
          <w:rPr>
            <w:sz w:val="21"/>
            <w:szCs w:val="21"/>
            <w:rtl w:val="0"/>
            <w:rPrChange w:author="Patti Norris" w:id="50" w:date="2026-09-01T02:10:19Z">
              <w:rPr>
                <w:rFonts w:ascii="Hanken Grotesk" w:cs="Hanken Grotesk" w:eastAsia="Hanken Grotesk" w:hAnsi="Hanken Grotesk"/>
                <w:i w:val="0"/>
                <w:iCs w:val="0"/>
                <w:smallCaps w:val="0"/>
                <w:strike w:val="0"/>
                <w:color w:val="000000"/>
                <w:sz w:val="21"/>
                <w:szCs w:val="21"/>
                <w:u w:val="none"/>
                <w:shd w:fill="auto" w:val="clear"/>
                <w:vertAlign w:val="baseline"/>
              </w:rPr>
            </w:rPrChange>
          </w:rPr>
          <w:t xml:space="preserve">-</w:t>
        </w:r>
      </w:ins>
      <w:del w:author="Patti Norris" w:id="49" w:date="2026-09-01T02:10:19Z">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delText xml:space="preserve"> </w:delText>
        </w:r>
      </w:del>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owned</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ins w:author="Patti Norris" w:id="51" w:date="2026-09-01T02:12:55Z"/>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AGREE that some regulation of AI is necessary</w:t>
      </w:r>
      <w:ins w:author="Patti Norris" w:id="51" w:date="2026-09-01T02:12:55Z">
        <w:r w:rsidDel="00000000" w:rsidR="00000000" w:rsidRPr="00000000">
          <w:rPr>
            <w:rtl w:val="0"/>
          </w:rPr>
        </w:r>
      </w:ins>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ins w:author="Patti Norris" w:id="51" w:date="2026-09-01T02:12:55Z"/>
          <w:sz w:val="21"/>
          <w:szCs w:val="21"/>
          <w:rPrChange w:author="Patti Norris" w:id="52" w:date="2026-09-01T02:12:55Z">
            <w:rPr>
              <w:rFonts w:ascii="Hanken Grotesk" w:cs="Hanken Grotesk" w:eastAsia="Hanken Grotesk" w:hAnsi="Hanken Grotesk"/>
              <w:i w:val="0"/>
              <w:iCs w:val="0"/>
              <w:smallCaps w:val="0"/>
              <w:strike w:val="0"/>
              <w:color w:val="000000"/>
              <w:sz w:val="21"/>
              <w:szCs w:val="21"/>
              <w:u w:val="none"/>
              <w:shd w:fill="auto" w:val="clear"/>
              <w:vertAlign w:val="baseline"/>
            </w:rPr>
          </w:rPrChange>
        </w:rPr>
      </w:pPr>
      <w:ins w:author="Patti Norris" w:id="51" w:date="2026-09-01T02:12:55Z">
        <w:r w:rsidDel="00000000" w:rsidR="00000000" w:rsidRPr="00000000">
          <w:rPr>
            <w:sz w:val="21"/>
            <w:szCs w:val="21"/>
            <w:rtl w:val="0"/>
            <w:rPrChange w:author="Patti Norris" w:id="52" w:date="2026-09-01T02:12:55Z">
              <w:rPr>
                <w:rFonts w:ascii="Hanken Grotesk" w:cs="Hanken Grotesk" w:eastAsia="Hanken Grotesk" w:hAnsi="Hanken Grotesk"/>
                <w:i w:val="0"/>
                <w:iCs w:val="0"/>
                <w:smallCaps w:val="0"/>
                <w:strike w:val="0"/>
                <w:color w:val="000000"/>
                <w:sz w:val="21"/>
                <w:szCs w:val="21"/>
                <w:u w:val="none"/>
                <w:shd w:fill="auto" w:val="clear"/>
                <w:vertAlign w:val="baseline"/>
              </w:rPr>
            </w:rPrChange>
          </w:rPr>
          <w:t xml:space="preserve">The “Consensus/Difference” button at the top of each quote a) displays the least agreement percentage when the actual percentages are displayed below then takes us to a pop-up that shows almost the exact same information. I’m not sure the pop-up adds value.</w:t>
        </w:r>
      </w:ins>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Change w:author="Patti Norris" w:id="52" w:date="2026-09-01T02:12:55Z">
            <w:rPr/>
          </w:rPrChange>
        </w:rPr>
        <w:pPrChange w:author="Patti Norris" w:id="0" w:date="2026-09-01T02:12:55Z">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pPr>
        </w:pPrChange>
      </w:pPr>
      <w:ins w:author="Patti Norris" w:id="51" w:date="2026-09-01T02:12:55Z">
        <w:r w:rsidDel="00000000" w:rsidR="00000000" w:rsidRPr="00000000">
          <w:rPr>
            <w:sz w:val="21"/>
            <w:szCs w:val="21"/>
            <w:rtl w:val="0"/>
            <w:rPrChange w:author="Patti Norris" w:id="52" w:date="2026-09-01T02:12:55Z">
              <w:rPr>
                <w:rFonts w:ascii="Hanken Grotesk" w:cs="Hanken Grotesk" w:eastAsia="Hanken Grotesk" w:hAnsi="Hanken Grotesk"/>
                <w:i w:val="0"/>
                <w:iCs w:val="0"/>
                <w:smallCaps w:val="0"/>
                <w:strike w:val="0"/>
                <w:color w:val="000000"/>
                <w:sz w:val="21"/>
                <w:szCs w:val="21"/>
                <w:u w:val="none"/>
                <w:shd w:fill="auto" w:val="clear"/>
                <w:vertAlign w:val="baseline"/>
              </w:rPr>
            </w:rPrChange>
          </w:rPr>
          <w:t xml:space="preserve">In the second group of statements, we lead with “People generally agree that government use of AI should be transparent then the first example highlights “Difference” rather than agreement. We just contradicted our own statement. This is the same for the third set of statements. For example, we say people disagree about whether AI should be publicly or privately owned, then highlight 8% agreement rather than 92% disagreement. Still, in all of these, we’re only pulling one group to highlight their level of agreement or disagreement–I’m not sure that helps make our point. We should also make it clear that %’s shown at the bottom of each statement are the % AGREE, not just show a %.</w:t>
        </w:r>
      </w:ins>
      <w:r w:rsidDel="00000000" w:rsidR="00000000" w:rsidRPr="00000000">
        <w:rPr>
          <w:rtl w:val="0"/>
        </w:rPr>
      </w:r>
    </w:p>
    <w:p w:rsidR="00000000" w:rsidDel="00000000" w:rsidP="00000000" w:rsidRDefault="00000000" w:rsidRPr="00000000" w14:paraId="0000004C">
      <w:pPr>
        <w:pStyle w:val="Heading2"/>
        <w:rPr>
          <w:rFonts w:ascii="Hanken Grotesk" w:cs="Hanken Grotesk" w:eastAsia="Hanken Grotesk" w:hAnsi="Hanken Grotesk"/>
          <w:highlight w:val="yellow"/>
          <w:rPrChange w:author="Patti Norris" w:id="53" w:date="2026-09-01T02:25:04Z">
            <w:rPr>
              <w:rFonts w:ascii="Hanken Grotesk" w:cs="Hanken Grotesk" w:eastAsia="Hanken Grotesk" w:hAnsi="Hanken Grotesk"/>
            </w:rPr>
          </w:rPrChange>
        </w:rPr>
      </w:pPr>
      <w:r w:rsidDel="00000000" w:rsidR="00000000" w:rsidRPr="00000000">
        <w:rPr>
          <w:rFonts w:ascii="Hanken Grotesk" w:cs="Hanken Grotesk" w:eastAsia="Hanken Grotesk" w:hAnsi="Hanken Grotesk"/>
          <w:highlight w:val="yellow"/>
          <w:rtl w:val="0"/>
          <w:rPrChange w:author="Patti Norris" w:id="53" w:date="2026-09-01T02:25:04Z">
            <w:rPr>
              <w:rFonts w:ascii="Hanken Grotesk" w:cs="Hanken Grotesk" w:eastAsia="Hanken Grotesk" w:hAnsi="Hanken Grotesk"/>
            </w:rPr>
          </w:rPrChange>
        </w:rPr>
        <w:t xml:space="preserve">Theme — Data Centers</w:t>
      </w:r>
    </w:p>
    <w:p w:rsidR="00000000" w:rsidDel="00000000" w:rsidP="00000000" w:rsidRDefault="00000000" w:rsidRPr="00000000" w14:paraId="0000004D">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Description:  </w:t>
      </w:r>
      <w:r w:rsidDel="00000000" w:rsidR="00000000" w:rsidRPr="00000000">
        <w:rPr>
          <w:rtl w:val="0"/>
        </w:rPr>
      </w:r>
    </w:p>
    <w:p w:rsidR="00000000" w:rsidDel="00000000" w:rsidP="00000000" w:rsidRDefault="00000000" w:rsidRPr="00000000" w14:paraId="0000004E">
      <w:pPr>
        <w:rPr>
          <w:rFonts w:ascii="Hanken Grotesk" w:cs="Hanken Grotesk" w:eastAsia="Hanken Grotesk" w:hAnsi="Hanken Grotesk"/>
        </w:rPr>
      </w:pPr>
      <w:r w:rsidDel="00000000" w:rsidR="00000000" w:rsidRPr="00000000">
        <w:rPr>
          <w:rFonts w:ascii="Hanken Grotesk" w:cs="Hanken Grotesk" w:eastAsia="Hanken Grotesk" w:hAnsi="Hanken Grotesk"/>
          <w:i w:val="0"/>
          <w:iCs w:val="0"/>
          <w:rtl w:val="0"/>
        </w:rPr>
        <w:t xml:space="preserve">The divide is fundamentally about the economic bargain. Optimists are far more receptive to the jobs-and-tax-revenue case (42% agree, against 1% of Skeptics), while Skeptics overwhelmingly endorse a firsthand account that the construction jobs are temporary and out-of-state (89% vs 54%). Both want disclosure: electricity reporting runs 99%/92%.</w:t>
      </w:r>
      <w:r w:rsidDel="00000000" w:rsidR="00000000" w:rsidRPr="00000000">
        <w:rPr>
          <w:rtl w:val="0"/>
        </w:rPr>
      </w:r>
    </w:p>
    <w:p w:rsidR="00000000" w:rsidDel="00000000" w:rsidP="00000000" w:rsidRDefault="00000000" w:rsidRPr="00000000" w14:paraId="0000004F">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"What we learned" — insights: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AGREE that data center development needs thorough environmental review and reporting</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AGREE that AI companies shouldn’t get special treatment</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are DIVIDED on whether the benefits of data centers are not well established</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DISAGREE about whether data center benefits outweigh the costs</w:t>
      </w:r>
    </w:p>
    <w:p w:rsidR="00000000" w:rsidDel="00000000" w:rsidP="00000000" w:rsidRDefault="00000000" w:rsidRPr="00000000" w14:paraId="00000054">
      <w:pPr>
        <w:pStyle w:val="Heading2"/>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Theme — Education &amp; Children</w:t>
      </w:r>
    </w:p>
    <w:p w:rsidR="00000000" w:rsidDel="00000000" w:rsidP="00000000" w:rsidRDefault="00000000" w:rsidRPr="00000000" w14:paraId="00000055">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Description:  </w:t>
      </w:r>
      <w:r w:rsidDel="00000000" w:rsidR="00000000" w:rsidRPr="00000000">
        <w:rPr>
          <w:rtl w:val="0"/>
        </w:rPr>
      </w:r>
    </w:p>
    <w:p w:rsidR="00000000" w:rsidDel="00000000" w:rsidP="00000000" w:rsidRDefault="00000000" w:rsidRPr="00000000" w14:paraId="00000056">
      <w:pPr>
        <w:rPr>
          <w:rFonts w:ascii="Hanken Grotesk" w:cs="Hanken Grotesk" w:eastAsia="Hanken Grotesk" w:hAnsi="Hanken Grotesk"/>
        </w:rPr>
      </w:pPr>
      <w:r w:rsidDel="00000000" w:rsidR="00000000" w:rsidRPr="00000000">
        <w:rPr>
          <w:rFonts w:ascii="Hanken Grotesk" w:cs="Hanken Grotesk" w:eastAsia="Hanken Grotesk" w:hAnsi="Hanken Grotesk"/>
          <w:i w:val="0"/>
          <w:iCs w:val="0"/>
          <w:rtl w:val="0"/>
        </w:rPr>
        <w:t xml:space="preserve">Everyone wants rules — clear school policies on student use (94%/92%), transparency about how teachers and administrators use it (96%/91%). The disagreement is about cognition. Skeptics accept that AI is taking opportunity from artists and brain cells from children (95%); Optimists mostly don’t (41%).</w:t>
      </w:r>
      <w:r w:rsidDel="00000000" w:rsidR="00000000" w:rsidRPr="00000000">
        <w:rPr>
          <w:rtl w:val="0"/>
        </w:rPr>
      </w:r>
    </w:p>
    <w:p w:rsidR="00000000" w:rsidDel="00000000" w:rsidP="00000000" w:rsidRDefault="00000000" w:rsidRPr="00000000" w14:paraId="00000057">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"What we learned" — insights: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AGREE that schools need clear rules and transparency about AI use</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AGREE that children need guardrails before AI is used with them</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AGREE that AI poses specific risks to learning and thinking</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DISAGREE about how much AI erodes critical thinking and creativity</w:t>
      </w:r>
    </w:p>
    <w:p w:rsidR="00000000" w:rsidDel="00000000" w:rsidP="00000000" w:rsidRDefault="00000000" w:rsidRPr="00000000" w14:paraId="0000005C">
      <w:pPr>
        <w:pStyle w:val="Heading2"/>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Theme — Mental Health</w:t>
      </w:r>
    </w:p>
    <w:p w:rsidR="00000000" w:rsidDel="00000000" w:rsidP="00000000" w:rsidRDefault="00000000" w:rsidRPr="00000000" w14:paraId="0000005D">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Description:  </w:t>
      </w:r>
      <w:r w:rsidDel="00000000" w:rsidR="00000000" w:rsidRPr="00000000">
        <w:rPr>
          <w:rtl w:val="0"/>
        </w:rPr>
      </w:r>
    </w:p>
    <w:p w:rsidR="00000000" w:rsidDel="00000000" w:rsidP="00000000" w:rsidRDefault="00000000" w:rsidRPr="00000000" w14:paraId="0000005E">
      <w:pPr>
        <w:rPr>
          <w:rFonts w:ascii="Hanken Grotesk" w:cs="Hanken Grotesk" w:eastAsia="Hanken Grotesk" w:hAnsi="Hanken Grotesk"/>
        </w:rPr>
      </w:pPr>
      <w:r w:rsidDel="00000000" w:rsidR="00000000" w:rsidRPr="00000000">
        <w:rPr>
          <w:rFonts w:ascii="Hanken Grotesk" w:cs="Hanken Grotesk" w:eastAsia="Hanken Grotesk" w:hAnsi="Hanken Grotesk"/>
          <w:i w:val="0"/>
          <w:iCs w:val="0"/>
          <w:rtl w:val="0"/>
        </w:rPr>
        <w:t xml:space="preserve">The thinnest poll evidence in the set and the thickest conversation record: three statements, nine session quotes. Skeptics far more readily accept that leaning on AI erodes turning to each other (85% vs 49%), and reject the mirror-image framing of AI as connective (11% vs 68%). Both refuse chatbots as teen therapy (6%/20%).</w:t>
      </w:r>
      <w:r w:rsidDel="00000000" w:rsidR="00000000" w:rsidRPr="00000000">
        <w:rPr>
          <w:rtl w:val="0"/>
        </w:rPr>
      </w:r>
    </w:p>
    <w:p w:rsidR="00000000" w:rsidDel="00000000" w:rsidP="00000000" w:rsidRDefault="00000000" w:rsidRPr="00000000" w14:paraId="0000005F">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"What we learned" — insights:  </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DISAGREE about whether AI erodes social connection</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AGREE that AI chatbots are not an acceptable substitute for therapy</w:t>
      </w:r>
    </w:p>
    <w:p w:rsidR="00000000" w:rsidDel="00000000" w:rsidP="00000000" w:rsidRDefault="00000000" w:rsidRPr="00000000" w14:paraId="00000062">
      <w:pPr>
        <w:pStyle w:val="Heading2"/>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Theme — Workforce &amp; Labor</w:t>
      </w:r>
    </w:p>
    <w:p w:rsidR="00000000" w:rsidDel="00000000" w:rsidP="00000000" w:rsidRDefault="00000000" w:rsidRPr="00000000" w14:paraId="00000063">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Description:  </w:t>
      </w:r>
      <w:r w:rsidDel="00000000" w:rsidR="00000000" w:rsidRPr="00000000">
        <w:rPr>
          <w:rtl w:val="0"/>
        </w:rPr>
      </w:r>
    </w:p>
    <w:p w:rsidR="00000000" w:rsidDel="00000000" w:rsidP="00000000" w:rsidRDefault="00000000" w:rsidRPr="00000000" w14:paraId="00000064">
      <w:pPr>
        <w:rPr>
          <w:rFonts w:ascii="Hanken Grotesk" w:cs="Hanken Grotesk" w:eastAsia="Hanken Grotesk" w:hAnsi="Hanken Grotesk"/>
        </w:rPr>
      </w:pPr>
      <w:r w:rsidDel="00000000" w:rsidR="00000000" w:rsidRPr="00000000">
        <w:rPr>
          <w:rFonts w:ascii="Hanken Grotesk" w:cs="Hanken Grotesk" w:eastAsia="Hanken Grotesk" w:hAnsi="Hanken Grotesk"/>
          <w:i w:val="0"/>
          <w:iCs w:val="0"/>
          <w:rtl w:val="0"/>
        </w:rPr>
        <w:t xml:space="preserve">No session quotes landed here, so this is the poll speaking alone. Worker protections travel across the divide — a right to know when AI is evaluating you runs 99%/87%. The split is over whether standing still has a price: Optimists accept that slowing down sends jobs to another state (51% vs 4%).</w:t>
      </w:r>
      <w:r w:rsidDel="00000000" w:rsidR="00000000" w:rsidRPr="00000000">
        <w:rPr>
          <w:rtl w:val="0"/>
        </w:rPr>
      </w:r>
    </w:p>
    <w:p w:rsidR="00000000" w:rsidDel="00000000" w:rsidP="00000000" w:rsidRDefault="00000000" w:rsidRPr="00000000" w14:paraId="00000065">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"What we learned" — insights: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AGREE that workers should know when AI is used to evaluate them</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are MIXED on whether companies that automate jobs should help fund retraining</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AGREE that the jobs AI replaces are essential</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DISAGREE about AI companies’ role in preparing the workforce</w:t>
      </w:r>
    </w:p>
    <w:p w:rsidR="00000000" w:rsidDel="00000000" w:rsidP="00000000" w:rsidRDefault="00000000" w:rsidRPr="00000000" w14:paraId="0000006A">
      <w:pPr>
        <w:pStyle w:val="Heading2"/>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Theme — Existential Risk</w:t>
      </w:r>
    </w:p>
    <w:p w:rsidR="00000000" w:rsidDel="00000000" w:rsidP="00000000" w:rsidRDefault="00000000" w:rsidRPr="00000000" w14:paraId="0000006B">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Description:  </w:t>
      </w:r>
      <w:r w:rsidDel="00000000" w:rsidR="00000000" w:rsidRPr="00000000">
        <w:rPr>
          <w:rtl w:val="0"/>
        </w:rPr>
      </w:r>
    </w:p>
    <w:p w:rsidR="00000000" w:rsidDel="00000000" w:rsidP="00000000" w:rsidRDefault="00000000" w:rsidRPr="00000000" w14:paraId="0000006C">
      <w:pPr>
        <w:rPr>
          <w:rFonts w:ascii="Hanken Grotesk" w:cs="Hanken Grotesk" w:eastAsia="Hanken Grotesk" w:hAnsi="Hanken Grotesk"/>
        </w:rPr>
      </w:pPr>
      <w:r w:rsidDel="00000000" w:rsidR="00000000" w:rsidRPr="00000000">
        <w:rPr>
          <w:rFonts w:ascii="Hanken Grotesk" w:cs="Hanken Grotesk" w:eastAsia="Hanken Grotesk" w:hAnsi="Hanken Grotesk"/>
          <w:i w:val="0"/>
          <w:iCs w:val="0"/>
          <w:rtl w:val="0"/>
        </w:rPr>
        <w:t xml:space="preserve">This is a fight over inevitability, not over risk. Optimists accept that the changes are coming and the task is adaptation rather than resistance (73% vs 11%). Yet both groups want the most powerful systems to prove they can prevent catastrophic outcomes before deployment (94%/78%).</w:t>
      </w:r>
      <w:r w:rsidDel="00000000" w:rsidR="00000000" w:rsidRPr="00000000">
        <w:rPr>
          <w:rtl w:val="0"/>
        </w:rPr>
      </w:r>
    </w:p>
    <w:p w:rsidR="00000000" w:rsidDel="00000000" w:rsidP="00000000" w:rsidRDefault="00000000" w:rsidRPr="00000000" w14:paraId="0000006D">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"What we learned" — insights: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AGREE that AI should strengthen human judgment, not replace it</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AGREE that AI companies should prove they can prevent catastrophic outcomes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DISAGREE about whether AI is fundamentally different from past technologies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Hanken Grotesk" w:cs="Hanken Grotesk" w:eastAsia="Hanken Grotesk" w:hAnsi="Hanken Grotesk"/>
          <w:b w:val="1"/>
          <w:bCs w:val="1"/>
          <w:i w:val="0"/>
          <w:iCs w:val="0"/>
          <w:smallCaps w:val="0"/>
          <w:strike w:val="0"/>
          <w:color w:val="000000"/>
          <w:sz w:val="21"/>
          <w:szCs w:val="21"/>
          <w:u w:val="none"/>
          <w:shd w:fill="auto" w:val="clear"/>
          <w:vertAlign w:val="baseline"/>
          <w:rtl w:val="0"/>
        </w:rPr>
        <w:t xml:space="preserve">TOC line: </w:t>
      </w:r>
      <w:r w:rsidDel="00000000" w:rsidR="00000000" w:rsidRPr="00000000">
        <w:rPr>
          <w:rFonts w:ascii="Hanken Grotesk" w:cs="Hanken Grotesk" w:eastAsia="Hanken Grotesk" w:hAnsi="Hanken Grotesk"/>
          <w:i w:val="0"/>
          <w:iCs w:val="0"/>
          <w:smallCaps w:val="0"/>
          <w:strike w:val="0"/>
          <w:color w:val="000000"/>
          <w:sz w:val="21"/>
          <w:szCs w:val="21"/>
          <w:u w:val="none"/>
          <w:shd w:fill="auto" w:val="clear"/>
          <w:vertAlign w:val="baseline"/>
          <w:rtl w:val="0"/>
        </w:rPr>
        <w:t xml:space="preserve">People DISAGREE about whether to adapt to AI or resist it</w:t>
      </w:r>
    </w:p>
    <w:p w:rsidR="00000000" w:rsidDel="00000000" w:rsidP="00000000" w:rsidRDefault="00000000" w:rsidRPr="00000000" w14:paraId="00000072">
      <w:pPr>
        <w:pStyle w:val="Heading2"/>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Theme — Access &amp; Accuracy</w:t>
      </w:r>
    </w:p>
    <w:p w:rsidR="00000000" w:rsidDel="00000000" w:rsidP="00000000" w:rsidRDefault="00000000" w:rsidRPr="00000000" w14:paraId="00000073">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Description:  </w:t>
      </w:r>
      <w:r w:rsidDel="00000000" w:rsidR="00000000" w:rsidRPr="00000000">
        <w:rPr>
          <w:rtl w:val="0"/>
        </w:rPr>
      </w:r>
    </w:p>
    <w:p w:rsidR="00000000" w:rsidDel="00000000" w:rsidP="00000000" w:rsidRDefault="00000000" w:rsidRPr="00000000" w14:paraId="00000074">
      <w:pPr>
        <w:rPr>
          <w:rFonts w:ascii="Hanken Grotesk" w:cs="Hanken Grotesk" w:eastAsia="Hanken Grotesk" w:hAnsi="Hanken Grotesk"/>
        </w:rPr>
      </w:pPr>
      <w:r w:rsidDel="00000000" w:rsidR="00000000" w:rsidRPr="00000000">
        <w:rPr>
          <w:rFonts w:ascii="Hanken Grotesk" w:cs="Hanken Grotesk" w:eastAsia="Hanken Grotesk" w:hAnsi="Hanken Grotesk"/>
          <w:i w:val="0"/>
          <w:iCs w:val="0"/>
          <w:rtl w:val="0"/>
        </w:rPr>
        <w:t xml:space="preserve">Both groups want the same infrastructure of trust: a rigorous, apolitical evidence base (100%/100%, the only perfect agreement in the poll) and disclosure from the algorithms choosing political content (94%/88%). They part company on whether access has arrived — AI replacing expensive professionals draws 82% of Optimists, 38% of Skeptics.</w:t>
      </w:r>
      <w:r w:rsidDel="00000000" w:rsidR="00000000" w:rsidRPr="00000000">
        <w:rPr>
          <w:rtl w:val="0"/>
        </w:rPr>
      </w:r>
    </w:p>
    <w:p w:rsidR="00000000" w:rsidDel="00000000" w:rsidP="00000000" w:rsidRDefault="00000000" w:rsidRPr="00000000" w14:paraId="00000075">
      <w:pPr>
        <w:rPr>
          <w:rFonts w:ascii="Hanken Grotesk" w:cs="Hanken Grotesk" w:eastAsia="Hanken Grotesk" w:hAnsi="Hanken Grotesk"/>
        </w:rPr>
      </w:pPr>
      <w:r w:rsidDel="00000000" w:rsidR="00000000" w:rsidRPr="00000000">
        <w:rPr>
          <w:rFonts w:ascii="Hanken Grotesk" w:cs="Hanken Grotesk" w:eastAsia="Hanken Grotesk" w:hAnsi="Hanken Grotesk"/>
          <w:i w:val="1"/>
          <w:iCs w:val="1"/>
          <w:color w:val="666666"/>
          <w:sz w:val="18"/>
          <w:szCs w:val="18"/>
          <w:rtl w:val="0"/>
        </w:rPr>
        <w:t xml:space="preserve">› No insights defined for this theme — the page renders without the "What we learned" section.</w:t>
      </w:r>
      <w:r w:rsidDel="00000000" w:rsidR="00000000" w:rsidRPr="00000000">
        <w:rPr>
          <w:rtl w:val="0"/>
        </w:rPr>
      </w:r>
    </w:p>
    <w:p w:rsidR="00000000" w:rsidDel="00000000" w:rsidP="00000000" w:rsidRDefault="00000000" w:rsidRPr="00000000" w14:paraId="00000076">
      <w:pPr>
        <w:pStyle w:val="Heading2"/>
        <w:rPr>
          <w:rFonts w:ascii="Hanken Grotesk" w:cs="Hanken Grotesk" w:eastAsia="Hanken Grotesk" w:hAnsi="Hanken Grotesk"/>
        </w:rPr>
      </w:pPr>
      <w:r w:rsidDel="00000000" w:rsidR="00000000" w:rsidRPr="00000000">
        <w:rPr>
          <w:rFonts w:ascii="Hanken Grotesk" w:cs="Hanken Grotesk" w:eastAsia="Hanken Grotesk" w:hAnsi="Hanken Grotesk"/>
          <w:rtl w:val="0"/>
        </w:rPr>
        <w:t xml:space="preserve">Theme — Privacy &amp; Personal Data</w:t>
      </w:r>
    </w:p>
    <w:p w:rsidR="00000000" w:rsidDel="00000000" w:rsidP="00000000" w:rsidRDefault="00000000" w:rsidRPr="00000000" w14:paraId="00000077">
      <w:pPr>
        <w:rPr>
          <w:rFonts w:ascii="Hanken Grotesk" w:cs="Hanken Grotesk" w:eastAsia="Hanken Grotesk" w:hAnsi="Hanken Grotesk"/>
        </w:rPr>
      </w:pPr>
      <w:r w:rsidDel="00000000" w:rsidR="00000000" w:rsidRPr="00000000">
        <w:rPr>
          <w:rFonts w:ascii="Hanken Grotesk" w:cs="Hanken Grotesk" w:eastAsia="Hanken Grotesk" w:hAnsi="Hanken Grotesk"/>
          <w:b w:val="1"/>
          <w:bCs w:val="1"/>
          <w:rtl w:val="0"/>
        </w:rPr>
        <w:t xml:space="preserve">Description:  </w:t>
      </w:r>
      <w:r w:rsidDel="00000000" w:rsidR="00000000" w:rsidRPr="00000000">
        <w:rPr>
          <w:rtl w:val="0"/>
        </w:rPr>
      </w:r>
    </w:p>
    <w:p w:rsidR="00000000" w:rsidDel="00000000" w:rsidP="00000000" w:rsidRDefault="00000000" w:rsidRPr="00000000" w14:paraId="00000078">
      <w:pPr>
        <w:rPr>
          <w:rFonts w:ascii="Hanken Grotesk" w:cs="Hanken Grotesk" w:eastAsia="Hanken Grotesk" w:hAnsi="Hanken Grotesk"/>
        </w:rPr>
      </w:pPr>
      <w:r w:rsidDel="00000000" w:rsidR="00000000" w:rsidRPr="00000000">
        <w:rPr>
          <w:rFonts w:ascii="Hanken Grotesk" w:cs="Hanken Grotesk" w:eastAsia="Hanken Grotesk" w:hAnsi="Hanken Grotesk"/>
          <w:i w:val="0"/>
          <w:iCs w:val="0"/>
          <w:rtl w:val="0"/>
        </w:rPr>
        <w:t xml:space="preserve">The least polarized theme in the set, and the one the report has no section for — four statements added to hold what the other seven left uncovered. Parents seeing what minors discuss with AI companion apps draws 78% and 77%; the inverse phrasing is rejected identically at 7%.</w:t>
      </w:r>
      <w:r w:rsidDel="00000000" w:rsidR="00000000" w:rsidRPr="00000000">
        <w:rPr>
          <w:rtl w:val="0"/>
        </w:rPr>
      </w:r>
    </w:p>
    <w:p w:rsidR="00000000" w:rsidDel="00000000" w:rsidP="00000000" w:rsidRDefault="00000000" w:rsidRPr="00000000" w14:paraId="00000079">
      <w:pPr>
        <w:rPr>
          <w:rFonts w:ascii="Hanken Grotesk" w:cs="Hanken Grotesk" w:eastAsia="Hanken Grotesk" w:hAnsi="Hanken Grotesk"/>
        </w:rPr>
      </w:pPr>
      <w:r w:rsidDel="00000000" w:rsidR="00000000" w:rsidRPr="00000000">
        <w:rPr>
          <w:rFonts w:ascii="Hanken Grotesk" w:cs="Hanken Grotesk" w:eastAsia="Hanken Grotesk" w:hAnsi="Hanken Grotesk"/>
          <w:i w:val="1"/>
          <w:iCs w:val="1"/>
          <w:color w:val="666666"/>
          <w:sz w:val="18"/>
          <w:szCs w:val="18"/>
          <w:rtl w:val="0"/>
        </w:rPr>
        <w:t xml:space="preserve">› No insights defined for this theme — the page renders without the "What we learned" section.</w:t>
      </w:r>
      <w:r w:rsidDel="00000000" w:rsidR="00000000" w:rsidRPr="00000000">
        <w:rPr>
          <w:rtl w:val="0"/>
        </w:rPr>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tti Norris" w:id="1" w:date="2026-09-01T02:02:28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w:t>
      </w:r>
    </w:p>
  </w:comment>
  <w:comment w:author="Patti Norris" w:id="3" w:date="2026-09-01T02:09:56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this belongs here.</w:t>
      </w:r>
    </w:p>
  </w:comment>
  <w:comment w:author="Humphrey Obuobi" w:id="4" w:date="2026-08-31T17:24:22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Talked about softening the language here to "generally agree" or otherwise.</w:t>
      </w:r>
    </w:p>
  </w:comment>
  <w:comment w:author="Patti Norris" w:id="0" w:date="2026-09-01T01:55:34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to have Bloom referenced throughout and as the lead name on most Eyebrows? I want to respect the Bloom contribution, but am concerned that it will confuse readers.</w:t>
      </w:r>
    </w:p>
  </w:comment>
  <w:comment w:author="Humphrey Obuobi" w:id="2" w:date="2026-08-31T17:23:42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Likely updating this to highlight the participant statements.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Hanken Grotes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anken Grotesk" w:cs="Hanken Grotesk" w:eastAsia="Hanken Grotesk" w:hAnsi="Hanken Grotesk"/>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ankenGrotesk-regular.ttf"/><Relationship Id="rId2" Type="http://schemas.openxmlformats.org/officeDocument/2006/relationships/font" Target="fonts/HankenGrotesk-bold.ttf"/><Relationship Id="rId3" Type="http://schemas.openxmlformats.org/officeDocument/2006/relationships/font" Target="fonts/HankenGrotesk-italic.ttf"/><Relationship Id="rId4" Type="http://schemas.openxmlformats.org/officeDocument/2006/relationships/font" Target="fonts/HankenGrotesk-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